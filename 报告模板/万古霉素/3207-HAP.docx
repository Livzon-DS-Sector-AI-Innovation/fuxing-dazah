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-167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2283"/>
        <w:gridCol w:w="1424"/>
        <w:gridCol w:w="3590"/>
        <w:gridCol w:w="1340"/>
        <w:tblGridChange w:id="15">
          <w:tblGrid>
            <w:gridCol w:w="1285"/>
            <w:gridCol w:w="2283"/>
            <w:gridCol w:w="1424"/>
            <w:gridCol w:w="3590"/>
            <w:gridCol w:w="1340"/>
          </w:tblGrid>
        </w:tblGridChange>
      </w:tblGrid>
      <w:tr w14:paraId="32E21AD4">
        <w:trPr>
          <w:wBefore w:w="0" w:type="auto"/>
          <w:trHeight w:val="224" w:hRule="atLeast"/>
        </w:trPr>
        <w:tc>
          <w:tcPr>
            <w:tcW w:w="3568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75EB2CB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bookmarkStart w:id="0" w:name="_GoBack"/>
            <w:bookmarkEnd w:id="0"/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项目Tests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E9B629B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标准Specifications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7EEF3AA0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结果Results</w:t>
            </w:r>
          </w:p>
        </w:tc>
      </w:tr>
      <w:tr w14:paraId="5FA621F3">
        <w:trPr>
          <w:wBefore w:w="0" w:type="auto"/>
          <w:trHeight w:val="208" w:hRule="atLeast"/>
        </w:trPr>
        <w:tc>
          <w:tcPr>
            <w:tcW w:w="128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D9274D1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性状</w:t>
            </w:r>
          </w:p>
          <w:p w14:paraId="72935A1B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Characters</w:t>
            </w:r>
          </w:p>
        </w:tc>
        <w:tc>
          <w:tcPr>
            <w:tcW w:w="2283" w:type="dxa"/>
            <w:tcBorders>
              <w:tl2br w:val="nil"/>
              <w:tr2bl w:val="nil"/>
            </w:tcBorders>
            <w:noWrap w:val="0"/>
            <w:vAlign w:val="center"/>
          </w:tcPr>
          <w:p w14:paraId="46A52915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外观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Appearance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88D8732">
            <w:pPr>
              <w:spacing w:line="22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白色或类白色粉末。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White or almost white powder.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295DF760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符合规定Conform</w:t>
            </w:r>
          </w:p>
        </w:tc>
      </w:tr>
      <w:tr w14:paraId="2BC5EEF2">
        <w:trPr>
          <w:wBefore w:w="0" w:type="auto"/>
          <w:trHeight w:val="322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817F74F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2283" w:type="dxa"/>
            <w:tcBorders>
              <w:tl2br w:val="nil"/>
              <w:tr2bl w:val="nil"/>
            </w:tcBorders>
            <w:noWrap w:val="0"/>
            <w:vAlign w:val="center"/>
          </w:tcPr>
          <w:p w14:paraId="581BEEC8">
            <w:pPr>
              <w:spacing w:line="22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溶解性</w:t>
            </w:r>
          </w:p>
          <w:p w14:paraId="6DA47086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Solubility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594DE27">
            <w:pPr>
              <w:spacing w:line="220" w:lineRule="exact"/>
              <w:rPr>
                <w:rFonts w:hint="default" w:ascii="Arial" w:hAnsi="Arial" w:cs="Arial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highlight w:val="none"/>
              </w:rPr>
              <w:t>易溶于水，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几乎不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highlight w:val="none"/>
              </w:rPr>
              <w:t>溶于96%乙醇。</w:t>
            </w:r>
          </w:p>
          <w:p w14:paraId="1F38618E">
            <w:pPr>
              <w:spacing w:line="220" w:lineRule="exact"/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highlight w:val="none"/>
              </w:rPr>
              <w:t>Freely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highlight w:val="none"/>
              </w:rPr>
              <w:t xml:space="preserve">soluble in water,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highlight w:val="none"/>
                <w:lang w:val="en-US" w:eastAsia="zh-CN"/>
              </w:rPr>
              <w:t>practically insoluble in 96%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highlight w:val="none"/>
                <w:lang w:val="en-US" w:eastAsia="zh-CN"/>
              </w:rPr>
              <w:t>ethanol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highlight w:val="none"/>
                <w:lang w:val="en-US" w:eastAsia="zh-CN"/>
              </w:rPr>
              <w:t>.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309E5EDB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符合规定Conform</w:t>
            </w:r>
          </w:p>
        </w:tc>
      </w:tr>
      <w:tr w14:paraId="47182275">
        <w:trPr>
          <w:wBefore w:w="0" w:type="auto"/>
          <w:trHeight w:val="733" w:hRule="atLeast"/>
        </w:trPr>
        <w:tc>
          <w:tcPr>
            <w:tcW w:w="128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5907423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鉴别</w:t>
            </w:r>
          </w:p>
          <w:p w14:paraId="03EEB74D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Identification</w:t>
            </w:r>
          </w:p>
        </w:tc>
        <w:tc>
          <w:tcPr>
            <w:tcW w:w="2283" w:type="dxa"/>
            <w:tcBorders>
              <w:tl2br w:val="nil"/>
              <w:tr2bl w:val="nil"/>
            </w:tcBorders>
            <w:noWrap w:val="0"/>
            <w:vAlign w:val="center"/>
          </w:tcPr>
          <w:p w14:paraId="7D4CCB8A">
            <w:pPr>
              <w:spacing w:line="220" w:lineRule="exact"/>
              <w:jc w:val="center"/>
              <w:rPr>
                <w:rFonts w:hint="default" w:ascii="Arial" w:hAnsi="Arial" w:cs="Arial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 w:eastAsia="zh-CN"/>
              </w:rPr>
              <w:t>A.U</w:t>
            </w:r>
            <w:r>
              <w:rPr>
                <w:rFonts w:hint="default" w:ascii="Arial" w:hAnsi="Arial" w:cs="Arial"/>
                <w:sz w:val="18"/>
                <w:szCs w:val="18"/>
              </w:rPr>
              <w:t>PLC</w:t>
            </w:r>
            <w:r>
              <w:rPr>
                <w:rFonts w:hint="default" w:ascii="Arial" w:hAnsi="Arial" w:cs="Arial"/>
                <w:sz w:val="18"/>
                <w:szCs w:val="18"/>
                <w:lang w:val="en-GB"/>
              </w:rPr>
              <w:t>鉴别</w:t>
            </w:r>
          </w:p>
          <w:p w14:paraId="42612356">
            <w:pPr>
              <w:spacing w:line="220" w:lineRule="exact"/>
              <w:jc w:val="center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 w:eastAsia="zh-CN"/>
              </w:rPr>
              <w:t>U</w:t>
            </w:r>
            <w:r>
              <w:rPr>
                <w:rFonts w:hint="default" w:ascii="Arial" w:hAnsi="Arial" w:cs="Arial"/>
                <w:sz w:val="18"/>
                <w:szCs w:val="18"/>
              </w:rPr>
              <w:t>PLC</w:t>
            </w:r>
          </w:p>
          <w:p w14:paraId="10BE10FF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 xml:space="preserve"> Identification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29654DD">
            <w:pPr>
              <w:spacing w:line="22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highlight w:val="none"/>
              </w:rPr>
              <w:t>供试液图谱主峰的保留时间和标准品溶液（a）图谱主峰的保留时间相似。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T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highlight w:val="none"/>
              </w:rPr>
              <w:t>he principal peak in the chromatogram obtained with the test solution is similar in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highlight w:val="none"/>
              </w:rPr>
              <w:t>retention time to the principal peak in the chromatogram obtained with reference solution (a).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72F33C1D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符合规定Conform</w:t>
            </w:r>
          </w:p>
        </w:tc>
      </w:tr>
      <w:tr w14:paraId="3D4C6051">
        <w:trPr>
          <w:wBefore w:w="0" w:type="auto"/>
          <w:trHeight w:val="127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74A27F6">
            <w:pPr>
              <w:spacing w:line="22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283" w:type="dxa"/>
            <w:tcBorders>
              <w:tl2br w:val="nil"/>
              <w:tr2bl w:val="nil"/>
            </w:tcBorders>
            <w:noWrap w:val="0"/>
            <w:vAlign w:val="center"/>
          </w:tcPr>
          <w:p w14:paraId="3442A10B">
            <w:pPr>
              <w:spacing w:line="220" w:lineRule="exact"/>
              <w:jc w:val="center"/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B.氯化物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鉴别</w:t>
            </w:r>
          </w:p>
          <w:p w14:paraId="708483DA">
            <w:pPr>
              <w:spacing w:line="220" w:lineRule="exact"/>
              <w:jc w:val="center"/>
              <w:rPr>
                <w:rFonts w:hint="default" w:ascii="Arial" w:hAnsi="Arial" w:eastAsia="等线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Chlorides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color w:val="auto"/>
                <w:sz w:val="18"/>
                <w:szCs w:val="18"/>
              </w:rPr>
              <w:t>Identification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D660156">
            <w:pPr>
              <w:spacing w:line="220" w:lineRule="exact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呈氯化物鉴别反应。It gives reaction of chlorides.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5316560B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符合规定Conform</w:t>
            </w:r>
          </w:p>
        </w:tc>
      </w:tr>
      <w:tr w14:paraId="54AE351C">
        <w:trPr>
          <w:wBefore w:w="0" w:type="auto"/>
          <w:trHeight w:val="113" w:hRule="atLeast"/>
        </w:trPr>
        <w:tc>
          <w:tcPr>
            <w:tcW w:w="128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7045093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溶液外观</w:t>
            </w:r>
          </w:p>
          <w:p w14:paraId="795131A4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Appearance of solution</w:t>
            </w:r>
          </w:p>
        </w:tc>
        <w:tc>
          <w:tcPr>
            <w:tcW w:w="2283" w:type="dxa"/>
            <w:tcBorders>
              <w:tl2br w:val="nil"/>
              <w:tr2bl w:val="nil"/>
            </w:tcBorders>
            <w:noWrap w:val="0"/>
            <w:vAlign w:val="center"/>
          </w:tcPr>
          <w:p w14:paraId="6FBB198E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澄清度Clarity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A9D4E87">
            <w:pPr>
              <w:spacing w:line="22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溶液应澄清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eastAsia="zh-CN"/>
              </w:rPr>
              <w:t>。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The solution is clear.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0D29AC60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符合规定Conform</w:t>
            </w:r>
          </w:p>
        </w:tc>
      </w:tr>
      <w:tr w14:paraId="736037CA">
        <w:trPr>
          <w:wBefore w:w="0" w:type="auto"/>
          <w:trHeight w:val="186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3634BD7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2283" w:type="dxa"/>
            <w:tcBorders>
              <w:tl2br w:val="nil"/>
              <w:tr2bl w:val="nil"/>
            </w:tcBorders>
            <w:noWrap w:val="0"/>
            <w:vAlign w:val="center"/>
          </w:tcPr>
          <w:p w14:paraId="25D3860E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吸光度(450nm)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Absorbance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D9C0957">
            <w:pPr>
              <w:spacing w:line="22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0.10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57FC2644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{{吸光度450nm| dec(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)}}</w:t>
            </w:r>
          </w:p>
        </w:tc>
      </w:tr>
      <w:tr w14:paraId="572E67B2">
        <w:trPr>
          <w:wBefore w:w="0" w:type="auto"/>
          <w:trHeight w:val="156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5D319E7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</w:p>
        </w:tc>
        <w:tc>
          <w:tcPr>
            <w:tcW w:w="2283" w:type="dxa"/>
            <w:tcBorders>
              <w:tl2br w:val="nil"/>
              <w:tr2bl w:val="nil"/>
            </w:tcBorders>
            <w:noWrap w:val="0"/>
            <w:vAlign w:val="center"/>
          </w:tcPr>
          <w:p w14:paraId="735B9651">
            <w:pPr>
              <w:spacing w:line="22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吸光度(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37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0nm)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Absorbance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2E00E71">
            <w:pPr>
              <w:spacing w:line="220" w:lineRule="exact"/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0.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65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254DAB37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{{吸光度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370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nm| dec(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)}}</w:t>
            </w:r>
          </w:p>
        </w:tc>
      </w:tr>
      <w:tr w14:paraId="0903E26E">
        <w:trPr>
          <w:wBefore w:w="0" w:type="auto"/>
          <w:trHeight w:val="90" w:hRule="atLeast"/>
        </w:trPr>
        <w:tc>
          <w:tcPr>
            <w:tcW w:w="3568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68F60B6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pH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0ADF3F5">
            <w:pPr>
              <w:spacing w:line="240" w:lineRule="exact"/>
              <w:jc w:val="lef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2.5～4.5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28030D5C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{{ph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| dec(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2F27504F">
        <w:trPr>
          <w:wBefore w:w="0" w:type="auto"/>
          <w:trHeight w:val="90" w:hRule="atLeast"/>
        </w:trPr>
        <w:tc>
          <w:tcPr>
            <w:tcW w:w="3568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0D39420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水分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Water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6B45218">
            <w:pPr>
              <w:spacing w:line="240" w:lineRule="exact"/>
              <w:jc w:val="lef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5.0%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1E839327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{{水分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| dec(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, ‘%’)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16360D72">
        <w:trPr>
          <w:wBefore w:w="0" w:type="auto"/>
          <w:trHeight w:val="90" w:hRule="atLeast"/>
        </w:trPr>
        <w:tc>
          <w:tcPr>
            <w:tcW w:w="3568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9FC4C1C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蛋白质含量Protein assay determination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A13562D">
            <w:pPr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5000ppm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05331C13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{{蛋白质含量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| dec(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, 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ppm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’)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6029A915">
        <w:trPr>
          <w:wBefore w:w="0" w:type="auto"/>
          <w:trHeight w:val="179" w:hRule="atLeast"/>
        </w:trPr>
        <w:tc>
          <w:tcPr>
            <w:tcW w:w="3568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BA1D81B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万古霉素B Vancomycin B</w:t>
            </w:r>
          </w:p>
        </w:tc>
        <w:tc>
          <w:tcPr>
            <w:tcW w:w="501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E56F4E2">
            <w:pPr>
              <w:spacing w:line="240" w:lineRule="exact"/>
              <w:jc w:val="lef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≥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9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.0%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7F5D4F17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万古霉素B 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10DFFE6C">
        <w:trPr>
          <w:wBefore w:w="0" w:type="auto"/>
          <w:trHeight w:val="189" w:hRule="atLeast"/>
        </w:trPr>
        <w:tc>
          <w:tcPr>
            <w:tcW w:w="128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AC31C25">
            <w:pPr>
              <w:widowControl/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有关物质</w:t>
            </w:r>
          </w:p>
          <w:p w14:paraId="633095EE">
            <w:pPr>
              <w:widowControl/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Related substances</w:t>
            </w: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93972C5">
            <w:pPr>
              <w:spacing w:line="240" w:lineRule="exact"/>
              <w:textAlignment w:val="baseline"/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</w:rPr>
              <w:t>质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A-RRT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0.7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6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</w:rPr>
              <w:t>I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mpurity A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RR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T 0.7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38D7ED9C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.0%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50D00D8B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{{杂质A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127ED21C">
        <w:trPr>
          <w:wBefore w:w="0" w:type="auto"/>
          <w:trHeight w:val="229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DD6D0C3">
            <w:pPr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DC0E22A">
            <w:pPr>
              <w:spacing w:line="240" w:lineRule="exact"/>
              <w:jc w:val="left"/>
              <w:textAlignment w:val="baseline"/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杂质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(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杂质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E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-RRT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0.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37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杂质B-RRT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0.7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0)</w:t>
            </w:r>
          </w:p>
          <w:p w14:paraId="1ACD66B7">
            <w:pPr>
              <w:spacing w:line="240" w:lineRule="exact"/>
              <w:textAlignment w:val="baseline"/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18"/>
                <w:szCs w:val="18"/>
              </w:rPr>
              <w:t>Impurity B</w:t>
            </w:r>
            <w:r>
              <w:rPr>
                <w:rFonts w:hint="default" w:ascii="Arial" w:hAnsi="Arial" w:eastAsia="宋体" w:cs="Arial"/>
                <w:color w:val="auto"/>
                <w:sz w:val="18"/>
                <w:szCs w:val="18"/>
                <w:lang w:val="en-US" w:eastAsia="zh-CN"/>
              </w:rPr>
              <w:t xml:space="preserve">+E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(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E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-RRT 0.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37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 xml:space="preserve">, B-RRT 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0.70)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3AB2746B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.0%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4102C7EF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{{杂质B加E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643DC2C2">
        <w:trPr>
          <w:wBefore w:w="0" w:type="auto"/>
          <w:trHeight w:val="92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FF42746">
            <w:pPr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C1F2CA0">
            <w:pPr>
              <w:spacing w:line="240" w:lineRule="exact"/>
              <w:textAlignment w:val="baseline"/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杂质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C-RRT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1.86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Impurity C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R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RT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1.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86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2DC15950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.0%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522FD827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{{杂质C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4A2C057F">
        <w:trPr>
          <w:wBefore w:w="0" w:type="auto"/>
          <w:trHeight w:val="149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A1333B1">
            <w:pPr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51734E4">
            <w:pPr>
              <w:spacing w:line="240" w:lineRule="exact"/>
              <w:textAlignment w:val="baseline"/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杂质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D-RRT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 xml:space="preserve">1.24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Impurity 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D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RRT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1.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24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)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45453B1C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1.5%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71A6AC63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{{杂质D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73531EE4">
        <w:trPr>
          <w:wBefore w:w="0" w:type="auto"/>
          <w:trHeight w:val="126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FB5020C">
            <w:pPr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45F3897">
            <w:pPr>
              <w:spacing w:line="240" w:lineRule="exact"/>
              <w:jc w:val="left"/>
              <w:textAlignment w:val="baseline"/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质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F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highlight w:val="none"/>
              </w:rPr>
              <w:t>-RRT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highlight w:val="none"/>
              </w:rPr>
              <w:t>0.</w:t>
            </w:r>
            <w:r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82</w:t>
            </w:r>
            <w:r>
              <w:rPr>
                <w:rFonts w:hint="eastAsia" w:ascii="Arial" w:hAnsi="Arial" w:eastAsia="宋体" w:cs="Arial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 xml:space="preserve">Impurity 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F (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RRT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0.82)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4D7B0536">
            <w:pPr>
              <w:spacing w:line="240" w:lineRule="exact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1.5%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371F4557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{{杂质F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11E38F1A">
        <w:trPr>
          <w:wBefore w:w="0" w:type="auto"/>
          <w:trHeight w:val="138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D1FD8C9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56AC028">
            <w:pPr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杂质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G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-RRT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0.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90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Impurity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G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RRT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0.90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)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4750BA78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.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102D7D62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{{杂质G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22C2E3FD">
        <w:trPr>
          <w:wBefore w:w="0" w:type="auto"/>
          <w:trHeight w:val="126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75FA4BF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9B4EC5B">
            <w:pPr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杂质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H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-RRT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0.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94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Impurity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H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RRT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0.94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)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0E44C955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.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5E01A99C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{{杂质H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0348A870">
        <w:trPr>
          <w:wBefore w:w="0" w:type="auto"/>
          <w:trHeight w:val="126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98D2ABB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92CA205">
            <w:pPr>
              <w:spacing w:line="240" w:lineRule="exact"/>
              <w:textAlignment w:val="baseline"/>
              <w:rPr>
                <w:rFonts w:hint="default" w:ascii="Arial" w:hAnsi="Arial" w:eastAsia="宋体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杂质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I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-RRT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1.14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Impurity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I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RRT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1.14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43CEB837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1.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710729E3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{{杂质I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4EEA8143">
        <w:trPr>
          <w:wBefore w:w="0" w:type="auto"/>
          <w:trHeight w:val="192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363A02B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393B94E">
            <w:pPr>
              <w:spacing w:line="240" w:lineRule="exact"/>
              <w:jc w:val="left"/>
              <w:textAlignment w:val="auto"/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杂质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J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-RRT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1.20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Impurity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J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RRT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 xml:space="preserve"> 1.20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1E5635CC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1.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43ABD135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{{杂质J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45562A9C">
        <w:trPr>
          <w:wBefore w:w="0" w:type="auto"/>
          <w:trHeight w:val="121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023E3D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44BE489">
            <w:pPr>
              <w:spacing w:line="240" w:lineRule="exact"/>
              <w:rPr>
                <w:rFonts w:hint="default" w:ascii="Arial" w:hAnsi="Arial" w:eastAsia="等线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杂质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K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-RRT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default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1.50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Impurity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K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RRT 1.50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)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20FA0F41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1.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335F22EE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{{杂质K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1714F9ED">
        <w:trPr>
          <w:wBefore w:w="0" w:type="auto"/>
          <w:trHeight w:val="132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BE1B1B9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D050502">
            <w:pPr>
              <w:spacing w:line="240" w:lineRule="exact"/>
              <w:jc w:val="left"/>
              <w:rPr>
                <w:rFonts w:hint="default" w:ascii="Arial" w:hAnsi="Arial" w:eastAsia="等线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杂质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>M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</w:rPr>
              <w:t>-RRT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eastAsia="zh-CN"/>
              </w:rPr>
              <w:t>约</w:t>
            </w:r>
            <w:r>
              <w:rPr>
                <w:rFonts w:hint="eastAsia" w:ascii="Arial" w:hAnsi="Arial" w:eastAsia="宋体" w:cs="Arial"/>
                <w:color w:val="auto"/>
                <w:kern w:val="2"/>
                <w:sz w:val="18"/>
                <w:szCs w:val="18"/>
                <w:highlight w:val="none"/>
                <w:lang w:val="en-US" w:eastAsia="zh-CN"/>
              </w:rPr>
              <w:t xml:space="preserve">1.11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Impurity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M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RRT 1.11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)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0AF27AC0">
            <w:pPr>
              <w:spacing w:line="240" w:lineRule="exact"/>
              <w:rPr>
                <w:rFonts w:hint="default" w:ascii="Arial" w:hAnsi="Arial" w:eastAsia="等线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1.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3B2BF680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{{杂质M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,0.1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5EF77ABA">
        <w:trPr>
          <w:wBefore w:w="0" w:type="auto"/>
          <w:trHeight w:val="253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82BD4C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9FE69E5">
            <w:pPr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在万古霉素B之前洗脱的其他任意杂质</w:t>
            </w:r>
          </w:p>
          <w:p w14:paraId="22A1F1AE">
            <w:pPr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A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ny other impurity eluting before van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.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 B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2831DB44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任意单个杂质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0.8%</w:t>
            </w:r>
          </w:p>
          <w:p w14:paraId="7B860A32">
            <w:pPr>
              <w:spacing w:line="240" w:lineRule="exact"/>
              <w:rPr>
                <w:rFonts w:hint="default" w:ascii="Arial" w:hAnsi="Arial" w:eastAsia="等线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11"/>
                <w:rFonts w:hint="default" w:ascii="Arial" w:hAnsi="Arial" w:cs="Arial"/>
                <w:sz w:val="18"/>
                <w:szCs w:val="18"/>
                <w:lang w:val="en-US" w:eastAsia="zh-CN"/>
              </w:rPr>
              <w:t>F</w:t>
            </w:r>
            <w:r>
              <w:rPr>
                <w:rStyle w:val="11"/>
                <w:rFonts w:hint="default" w:ascii="Arial" w:hAnsi="Arial" w:cs="Arial"/>
                <w:sz w:val="18"/>
                <w:szCs w:val="18"/>
              </w:rPr>
              <w:t>or each impurity, maximum 0.8</w:t>
            </w:r>
            <w:r>
              <w:rPr>
                <w:rStyle w:val="11"/>
                <w:rFonts w:hint="default" w:ascii="Arial" w:hAnsi="Arial" w:cs="Arial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3A2AB8DF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{{洗脱前任意单个杂质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6DD021E3">
        <w:trPr>
          <w:wBefore w:w="0" w:type="auto"/>
          <w:trHeight w:val="286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6CF9033">
            <w:pPr>
              <w:spacing w:line="240" w:lineRule="exact"/>
              <w:rPr>
                <w:rFonts w:hint="default" w:ascii="Arial" w:hAnsi="Arial" w:cs="Arial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339D1A2">
            <w:pPr>
              <w:spacing w:line="240" w:lineRule="exact"/>
              <w:rPr>
                <w:rFonts w:hint="default" w:ascii="Arial" w:hAnsi="Arial" w:cs="Arial"/>
                <w:sz w:val="18"/>
                <w:szCs w:val="18"/>
              </w:rPr>
            </w:pP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2E43924B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/>
              </w:rPr>
              <w:t>＞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0.30%的杂质不得超过5个</w:t>
            </w:r>
          </w:p>
          <w:p w14:paraId="16F0CCF6">
            <w:pPr>
              <w:spacing w:line="240" w:lineRule="exact"/>
              <w:rPr>
                <w:rFonts w:hint="default" w:ascii="Arial" w:hAnsi="Arial" w:eastAsia="等线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11"/>
                <w:rFonts w:hint="default" w:ascii="Arial" w:hAnsi="Arial" w:cs="Arial"/>
                <w:sz w:val="18"/>
                <w:szCs w:val="18"/>
                <w:lang w:val="en-US" w:eastAsia="zh-CN"/>
              </w:rPr>
              <w:t>N</w:t>
            </w:r>
            <w:r>
              <w:rPr>
                <w:rStyle w:val="11"/>
                <w:rFonts w:hint="default" w:ascii="Arial" w:hAnsi="Arial" w:cs="Arial"/>
                <w:sz w:val="18"/>
                <w:szCs w:val="18"/>
              </w:rPr>
              <w:t>ot more than 5 such</w:t>
            </w:r>
            <w:r>
              <w:rPr>
                <w:rFonts w:hint="default"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11"/>
                <w:rFonts w:hint="default" w:ascii="Arial" w:hAnsi="Arial" w:cs="Arial"/>
                <w:sz w:val="18"/>
                <w:szCs w:val="18"/>
              </w:rPr>
              <w:t>impurities</w:t>
            </w:r>
            <w:r>
              <w:rPr>
                <w:rFonts w:hint="default"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11"/>
                <w:rFonts w:hint="default" w:ascii="Arial" w:hAnsi="Arial" w:cs="Arial"/>
                <w:sz w:val="18"/>
                <w:szCs w:val="18"/>
              </w:rPr>
              <w:t>exceed 0.30</w:t>
            </w:r>
            <w:r>
              <w:rPr>
                <w:rStyle w:val="11"/>
                <w:rFonts w:hint="default" w:ascii="Arial" w:hAnsi="Arial" w:cs="Arial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167873E2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{{洗脱前个数}}</w:t>
            </w:r>
          </w:p>
        </w:tc>
      </w:tr>
      <w:tr w14:paraId="7419E870">
        <w:trPr>
          <w:wBefore w:w="0" w:type="auto"/>
          <w:trHeight w:val="268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27A22E4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7AC2BCA">
            <w:pPr>
              <w:spacing w:line="240" w:lineRule="exact"/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在万古霉素B之后洗脱的其他任意杂质</w:t>
            </w:r>
          </w:p>
          <w:p w14:paraId="2F133361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A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ny other impurity eluting after van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.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 B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1918708D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任意单个杂质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0.8%</w:t>
            </w:r>
          </w:p>
          <w:p w14:paraId="2EC25AFA">
            <w:pPr>
              <w:spacing w:line="240" w:lineRule="exact"/>
              <w:rPr>
                <w:rFonts w:hint="default" w:ascii="Arial" w:hAnsi="Arial" w:eastAsia="等线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11"/>
                <w:rFonts w:hint="default" w:ascii="Arial" w:hAnsi="Arial" w:cs="Arial"/>
                <w:sz w:val="18"/>
                <w:szCs w:val="18"/>
                <w:lang w:val="en-US" w:eastAsia="zh-CN"/>
              </w:rPr>
              <w:t>F</w:t>
            </w:r>
            <w:r>
              <w:rPr>
                <w:rStyle w:val="11"/>
                <w:rFonts w:hint="default" w:ascii="Arial" w:hAnsi="Arial" w:cs="Arial"/>
                <w:sz w:val="18"/>
                <w:szCs w:val="18"/>
              </w:rPr>
              <w:t>or each impurity, maximum 0.8</w:t>
            </w:r>
            <w:r>
              <w:rPr>
                <w:rStyle w:val="11"/>
                <w:rFonts w:hint="default" w:ascii="Arial" w:hAnsi="Arial" w:cs="Arial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01947729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{{洗脱后任意单个杂质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| dec(2,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2909E3A7">
        <w:trPr>
          <w:wBefore w:w="0" w:type="auto"/>
          <w:trHeight w:val="297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60B4A1C">
            <w:pPr>
              <w:spacing w:line="240" w:lineRule="exact"/>
              <w:rPr>
                <w:rFonts w:hint="default" w:ascii="Arial" w:hAnsi="Arial" w:cs="Arial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533F5CD">
            <w:pPr>
              <w:spacing w:line="240" w:lineRule="exact"/>
              <w:rPr>
                <w:rFonts w:hint="default" w:ascii="Arial" w:hAnsi="Arial" w:cs="Arial"/>
                <w:sz w:val="18"/>
                <w:szCs w:val="18"/>
              </w:rPr>
            </w:pP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11441377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/>
              </w:rPr>
              <w:t>＞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0.30%的杂质不得超过3个</w:t>
            </w:r>
          </w:p>
          <w:p w14:paraId="11B30D1A">
            <w:pPr>
              <w:spacing w:line="240" w:lineRule="exact"/>
              <w:rPr>
                <w:rFonts w:hint="default" w:ascii="Arial" w:hAnsi="Arial" w:eastAsia="等线" w:cs="Arial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11"/>
                <w:rFonts w:hint="default" w:ascii="Arial" w:hAnsi="Arial" w:cs="Arial"/>
                <w:sz w:val="18"/>
                <w:szCs w:val="18"/>
                <w:lang w:val="en-US" w:eastAsia="zh-CN"/>
              </w:rPr>
              <w:t>N</w:t>
            </w:r>
            <w:r>
              <w:rPr>
                <w:rStyle w:val="11"/>
                <w:rFonts w:hint="default" w:ascii="Arial" w:hAnsi="Arial" w:cs="Arial"/>
                <w:sz w:val="18"/>
                <w:szCs w:val="18"/>
              </w:rPr>
              <w:t>ot more than 3 such impurities exceed 0.30</w:t>
            </w:r>
            <w:r>
              <w:rPr>
                <w:rStyle w:val="11"/>
                <w:rFonts w:hint="default" w:ascii="Arial" w:hAnsi="Arial" w:cs="Arial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00543020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{{洗脱后个数}}</w:t>
            </w:r>
          </w:p>
        </w:tc>
      </w:tr>
      <w:tr w14:paraId="0E74D9BF">
        <w:trPr>
          <w:wBefore w:w="0" w:type="auto"/>
          <w:trHeight w:val="90" w:hRule="atLeast"/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7F7AD33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A26E147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 xml:space="preserve">总杂质Total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impurities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4C2E14E2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9.0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4D42E50F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{{总杂质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| dec(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 xml:space="preserve">,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%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’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2B5789F2">
        <w:trPr>
          <w:wBefore w:w="0" w:type="auto"/>
          <w:trHeight w:val="162" w:hRule="atLeast"/>
        </w:trPr>
        <w:tc>
          <w:tcPr>
            <w:tcW w:w="4992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134A3F7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硫酸灰分Sulfated ash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59CE6B77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1.0%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466FA516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eastAsia="宋体" w:cs="Arial"/>
                <w:kern w:val="0"/>
                <w:sz w:val="18"/>
                <w:szCs w:val="18"/>
                <w:lang w:val="en-GB" w:eastAsia="zh-CN"/>
              </w:rPr>
              <w:t>{{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硫酸灰分</w:t>
            </w:r>
            <w:r>
              <w:rPr>
                <w:rFonts w:hint="default" w:ascii="Arial" w:hAnsi="Arial" w:eastAsia="宋体" w:cs="Arial"/>
                <w:kern w:val="0"/>
                <w:sz w:val="18"/>
                <w:szCs w:val="18"/>
                <w:lang w:val="en-GB" w:eastAsia="zh-CN"/>
              </w:rPr>
              <w:t>|dec(2,’%’,0.1,3)}}</w:t>
            </w:r>
          </w:p>
        </w:tc>
      </w:tr>
      <w:tr w14:paraId="2AA313CB">
        <w:trPr>
          <w:wBefore w:w="0" w:type="auto"/>
          <w:trHeight w:val="95" w:hRule="atLeast"/>
        </w:trPr>
        <w:tc>
          <w:tcPr>
            <w:tcW w:w="4992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294F06A2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细菌内毒素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Bacterial endotoxins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029B0CED">
            <w:pPr>
              <w:widowControl/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/>
              </w:rPr>
              <w:t>＜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0.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25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IU/mg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7E1B3C44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符合规定Conform</w:t>
            </w:r>
          </w:p>
        </w:tc>
      </w:tr>
      <w:tr w14:paraId="4E9467B6">
        <w:trPr>
          <w:wBefore w:w="0" w:type="auto"/>
          <w:trHeight w:val="90" w:hRule="atLeast"/>
        </w:trPr>
        <w:tc>
          <w:tcPr>
            <w:tcW w:w="4992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C3C8175">
            <w:pPr>
              <w:spacing w:line="240" w:lineRule="exact"/>
              <w:jc w:val="center"/>
              <w:rPr>
                <w:rFonts w:hint="eastAsia" w:ascii="Arial" w:hAnsi="Arial" w:eastAsia="宋体" w:cs="Arial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含量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(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以无水物计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Assay (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>on the a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nhydrous basis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32039B34">
            <w:pPr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≥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1050IU/mg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25E7C672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{{含量_以无水物计}}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IU/mg</w:t>
            </w:r>
          </w:p>
        </w:tc>
      </w:tr>
      <w:tr w14:paraId="2A633569">
        <w:tblPrEx>
          <w:tblPrExChange w:id="16" w:author="chenshengting" w:date="2026-07-01T14:31:00Z">
            <w:tblPrEx>
              <w:tblBorders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wBefore w:w="0" w:type="auto"/>
          <w:trHeight w:val="454" w:hRule="atLeast"/>
          <w:trPrChange w:id="16" w:author="chenshengting" w:date="2026-07-01T14:31:00Z">
            <w:trPr>
              <w:wBefore w:w="0" w:type="auto"/>
              <w:trHeight w:val="90" w:hRule="atLeast"/>
            </w:trPr>
          </w:trPrChange>
        </w:trPr>
        <w:tc>
          <w:tcPr>
            <w:tcW w:w="1285" w:type="dxa"/>
            <w:vMerge w:val="restart"/>
            <w:tcBorders>
              <w:tl2br w:val="nil"/>
              <w:tr2bl w:val="nil"/>
            </w:tcBorders>
            <w:noWrap w:val="0"/>
            <w:vAlign w:val="center"/>
            <w:tcPrChange w:id="17" w:author="chenshengting" w:date="2026-07-01T14:31:00Z">
              <w:tcPr>
                <w:tcW w:w="1285" w:type="dxa"/>
                <w:vMerge w:val="restart"/>
                <w:tcBorders>
                  <w:tl2br w:val="nil"/>
                  <w:tr2bl w:val="nil"/>
                </w:tcBorders>
                <w:noWrap w:val="0"/>
                <w:vAlign w:val="center"/>
              </w:tcPr>
            </w:tcPrChange>
          </w:tcPr>
          <w:p w14:paraId="50476BE2">
            <w:pPr>
              <w:widowControl/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微生物限度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Microbial limit </w:t>
            </w: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  <w:tcPrChange w:id="18" w:author="chenshengting" w:date="2026-07-01T14:31:00Z">
              <w:tcPr>
                <w:tcW w:w="3707" w:type="dxa"/>
                <w:gridSpan w:val="2"/>
                <w:tcBorders>
                  <w:tl2br w:val="nil"/>
                  <w:tr2bl w:val="nil"/>
                </w:tcBorders>
                <w:noWrap w:val="0"/>
                <w:vAlign w:val="center"/>
              </w:tcPr>
            </w:tcPrChange>
          </w:tcPr>
          <w:p w14:paraId="25E124CC">
            <w:pPr>
              <w:widowControl/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需氧菌总数TAMC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  <w:tcPrChange w:id="19" w:author="chenshengting" w:date="2026-07-01T14:31:00Z">
              <w:tcPr>
                <w:tcW w:w="3590" w:type="dxa"/>
                <w:tcBorders>
                  <w:tl2br w:val="nil"/>
                  <w:tr2bl w:val="nil"/>
                </w:tcBorders>
                <w:noWrap w:val="0"/>
                <w:vAlign w:val="center"/>
              </w:tcPr>
            </w:tcPrChange>
          </w:tcPr>
          <w:p w14:paraId="2729F0C3">
            <w:pPr>
              <w:widowControl/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10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0cfu/g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  <w:tcPrChange w:id="20" w:author="chenshengting" w:date="2026-07-01T14:31:00Z">
              <w:tcPr>
                <w:tcW w:w="1340" w:type="dxa"/>
                <w:tcBorders>
                  <w:tl2br w:val="nil"/>
                  <w:tr2bl w:val="nil"/>
                </w:tcBorders>
                <w:noWrap w:val="0"/>
                <w:vAlign w:val="center"/>
              </w:tcPr>
            </w:tcPrChange>
          </w:tcPr>
          <w:p w14:paraId="12C12EF7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{{需氧菌}}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cfu/g</w:t>
            </w:r>
          </w:p>
        </w:tc>
      </w:tr>
      <w:tr w14:paraId="12F35FD7">
        <w:tblPrEx>
          <w:tblPrExChange w:id="21" w:author="chenshengting" w:date="2026-07-01T14:31:00Z">
            <w:tblPrEx>
              <w:tblBorders>
                <w:top w:val="double" w:color="auto" w:sz="4" w:space="0"/>
                <w:left w:val="double" w:color="auto" w:sz="4" w:space="0"/>
                <w:bottom w:val="double" w:color="auto" w:sz="4" w:space="0"/>
                <w:right w:val="doub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wBefore w:w="0" w:type="auto"/>
          <w:trHeight w:val="454" w:hRule="atLeast"/>
          <w:trPrChange w:id="21" w:author="chenshengting" w:date="2026-07-01T14:31:00Z">
            <w:trPr>
              <w:wBefore w:w="0" w:type="auto"/>
              <w:trHeight w:val="90" w:hRule="atLeast"/>
            </w:trPr>
          </w:trPrChange>
        </w:trPr>
        <w:tc>
          <w:tcPr>
            <w:tcW w:w="1285" w:type="dxa"/>
            <w:vMerge w:val="continue"/>
            <w:tcBorders>
              <w:tl2br w:val="nil"/>
              <w:tr2bl w:val="nil"/>
            </w:tcBorders>
            <w:noWrap w:val="0"/>
            <w:vAlign w:val="center"/>
            <w:tcPrChange w:id="22" w:author="chenshengting" w:date="2026-07-01T14:31:00Z">
              <w:tcPr>
                <w:tcW w:w="1285" w:type="dxa"/>
                <w:vMerge w:val="continue"/>
                <w:tcBorders>
                  <w:tl2br w:val="nil"/>
                  <w:tr2bl w:val="nil"/>
                </w:tcBorders>
                <w:noWrap w:val="0"/>
                <w:vAlign w:val="center"/>
              </w:tcPr>
            </w:tcPrChange>
          </w:tcPr>
          <w:p w14:paraId="5A0CC8E6">
            <w:pPr>
              <w:spacing w:line="240" w:lineRule="exact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  <w:tcPrChange w:id="23" w:author="chenshengting" w:date="2026-07-01T14:31:00Z">
              <w:tcPr>
                <w:tcW w:w="3707" w:type="dxa"/>
                <w:gridSpan w:val="2"/>
                <w:tcBorders>
                  <w:tl2br w:val="nil"/>
                  <w:tr2bl w:val="nil"/>
                </w:tcBorders>
                <w:noWrap w:val="0"/>
                <w:vAlign w:val="center"/>
              </w:tcPr>
            </w:tcPrChange>
          </w:tcPr>
          <w:p w14:paraId="1A010880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霉菌和酵母菌总数TYMC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  <w:tcPrChange w:id="24" w:author="chenshengting" w:date="2026-07-01T14:31:00Z">
              <w:tcPr>
                <w:tcW w:w="3590" w:type="dxa"/>
                <w:tcBorders>
                  <w:tl2br w:val="nil"/>
                  <w:tr2bl w:val="nil"/>
                </w:tcBorders>
                <w:noWrap w:val="0"/>
                <w:vAlign w:val="center"/>
              </w:tcPr>
            </w:tcPrChange>
          </w:tcPr>
          <w:p w14:paraId="32297A68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1</w:t>
            </w:r>
            <w:r>
              <w:rPr>
                <w:rFonts w:hint="eastAsia" w:ascii="Arial" w:hAnsi="Arial" w:cs="Arial"/>
                <w:color w:val="auto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0cfu/g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  <w:tcPrChange w:id="25" w:author="chenshengting" w:date="2026-07-01T14:31:00Z">
              <w:tcPr>
                <w:tcW w:w="1340" w:type="dxa"/>
                <w:tcBorders>
                  <w:tl2br w:val="nil"/>
                  <w:tr2bl w:val="nil"/>
                </w:tcBorders>
                <w:noWrap w:val="0"/>
                <w:vAlign w:val="center"/>
              </w:tcPr>
            </w:tcPrChange>
          </w:tcPr>
          <w:p w14:paraId="355DE731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b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{{酵母菌}}</w:t>
            </w:r>
            <w:r>
              <w:rPr>
                <w:rFonts w:hint="default" w:ascii="Arial" w:hAnsi="Arial" w:cs="Arial"/>
                <w:color w:val="auto"/>
                <w:sz w:val="18"/>
                <w:szCs w:val="18"/>
                <w:lang w:val="en-US" w:eastAsia="zh-CN"/>
              </w:rPr>
              <w:t>cfu/g</w:t>
            </w:r>
          </w:p>
        </w:tc>
      </w:tr>
      <w:tr w14:paraId="722EF3F3">
        <w:trPr>
          <w:wBefore w:w="0" w:type="auto"/>
          <w:trHeight w:val="202" w:hRule="atLeast"/>
        </w:trPr>
        <w:tc>
          <w:tcPr>
            <w:tcW w:w="1285" w:type="dxa"/>
            <w:tcBorders>
              <w:tl2br w:val="nil"/>
              <w:tr2bl w:val="nil"/>
            </w:tcBorders>
            <w:noWrap w:val="0"/>
            <w:vAlign w:val="center"/>
          </w:tcPr>
          <w:p w14:paraId="54F30751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残留溶剂</w:t>
            </w:r>
          </w:p>
          <w:p w14:paraId="53AD40DA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Residual solvents</w:t>
            </w:r>
          </w:p>
        </w:tc>
        <w:tc>
          <w:tcPr>
            <w:tcW w:w="37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84A030D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乙醇Ethanol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noWrap w:val="0"/>
            <w:vAlign w:val="center"/>
          </w:tcPr>
          <w:p w14:paraId="7202F2A4">
            <w:pPr>
              <w:spacing w:line="240" w:lineRule="exact"/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auto"/>
                <w:kern w:val="0"/>
                <w:sz w:val="18"/>
                <w:szCs w:val="18"/>
              </w:rPr>
              <w:t>5000ppm</w:t>
            </w:r>
          </w:p>
        </w:tc>
        <w:tc>
          <w:tcPr>
            <w:tcW w:w="1340" w:type="dxa"/>
            <w:tcBorders>
              <w:tl2br w:val="nil"/>
              <w:tr2bl w:val="nil"/>
            </w:tcBorders>
            <w:noWrap w:val="0"/>
            <w:vAlign w:val="center"/>
          </w:tcPr>
          <w:p w14:paraId="27068B4B">
            <w:pPr>
              <w:spacing w:line="240" w:lineRule="exact"/>
              <w:jc w:val="center"/>
              <w:textAlignment w:val="baseline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{{残留溶剂_乙醇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| dec(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, ‘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ppm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 w:eastAsia="zh-CN"/>
              </w:rPr>
              <w:t>’)</w:t>
            </w:r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p>
        </w:tc>
      </w:tr>
      <w:tr w14:paraId="58BEE11B">
        <w:trPr>
          <w:wBefore w:w="0" w:type="auto"/>
          <w:trHeight w:val="169" w:hRule="atLeast"/>
        </w:trPr>
        <w:tc>
          <w:tcPr>
            <w:tcW w:w="1285" w:type="dxa"/>
            <w:tcBorders>
              <w:tl2br w:val="nil"/>
              <w:tr2bl w:val="nil"/>
            </w:tcBorders>
            <w:noWrap w:val="0"/>
            <w:vAlign w:val="center"/>
          </w:tcPr>
          <w:p w14:paraId="5BBA9F07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结论 Conclusion</w:t>
            </w:r>
          </w:p>
        </w:tc>
        <w:tc>
          <w:tcPr>
            <w:tcW w:w="8637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2744C5B">
            <w:pPr>
              <w:snapToGrid/>
              <w:spacing w:line="240" w:lineRule="exact"/>
              <w:jc w:val="center"/>
              <w:rPr>
                <w:ins w:id="26" w:author="chenshengting" w:date="2026-07-01T14:23:00Z"/>
                <w:rFonts w:hint="eastAsia" w:ascii="Arial" w:hAnsi="Arial" w:eastAsia="宋体" w:cs="Times New Roman"/>
                <w:sz w:val="18"/>
                <w:szCs w:val="18"/>
                <w:lang w:val="en-GB" w:eastAsia="zh-CN"/>
              </w:rPr>
            </w:pPr>
            <w:ins w:id="27" w:author="chenshengting" w:date="2026-07-01T14:23:00Z">
              <w:r>
                <w:rPr>
                  <w:rFonts w:hint="eastAsia" w:ascii="Arial" w:hAnsi="Arial" w:eastAsia="宋体" w:cs="Times New Roman"/>
                  <w:sz w:val="18"/>
                  <w:szCs w:val="18"/>
                  <w:lang w:val="en-GB" w:eastAsia="zh-CN"/>
                </w:rPr>
                <w:t>本品符合欧洲药典</w:t>
              </w:r>
            </w:ins>
            <w:ins w:id="28" w:author="chenshengting" w:date="2026-07-01T14:23:00Z">
              <w:r>
                <w:rPr>
                  <w:rFonts w:hint="eastAsia" w:ascii="Arial" w:hAnsi="Arial" w:eastAsia="宋体" w:cs="Times New Roman"/>
                  <w:sz w:val="18"/>
                  <w:szCs w:val="18"/>
                  <w:lang w:val="en-US" w:eastAsia="zh-CN"/>
                </w:rPr>
                <w:t>现行版</w:t>
              </w:r>
            </w:ins>
            <w:ins w:id="29" w:author="chenshengting" w:date="2026-07-01T14:23:00Z">
              <w:r>
                <w:rPr>
                  <w:rFonts w:hint="eastAsia" w:ascii="Arial" w:hAnsi="Arial" w:eastAsia="宋体" w:cs="Times New Roman"/>
                  <w:sz w:val="18"/>
                  <w:szCs w:val="18"/>
                  <w:lang w:val="en-GB" w:eastAsia="zh-CN"/>
                </w:rPr>
                <w:t>及企业内控标准</w:t>
              </w:r>
            </w:ins>
            <w:ins w:id="30" w:author="chenshengting" w:date="2026-07-01T14:23:00Z">
              <w:r>
                <w:rPr>
                  <w:rFonts w:hint="eastAsia" w:ascii="Arial" w:hAnsi="Arial" w:eastAsia="宋体" w:cs="Times New Roman"/>
                  <w:sz w:val="18"/>
                  <w:szCs w:val="18"/>
                  <w:lang w:val="en-US" w:eastAsia="zh-CN"/>
                </w:rPr>
                <w:t>,CEP证书编号：CEP 2012-235-Rev 05。</w:t>
              </w:r>
            </w:ins>
          </w:p>
          <w:p w14:paraId="597C5E56">
            <w:pPr>
              <w:spacing w:line="240" w:lineRule="exact"/>
              <w:jc w:val="center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ins w:id="31" w:author="chenshengting" w:date="2026-07-01T14:23:00Z">
              <w:r>
                <w:rPr>
                  <w:rFonts w:hint="eastAsia" w:ascii="Arial" w:hAnsi="Arial" w:eastAsia="宋体" w:cs="Times New Roman"/>
                  <w:sz w:val="18"/>
                  <w:szCs w:val="18"/>
                  <w:lang w:val="en-GB" w:eastAsia="zh-CN"/>
                </w:rPr>
                <w:t xml:space="preserve">The product complies with </w:t>
              </w:r>
            </w:ins>
            <w:ins w:id="32" w:author="chenshengting" w:date="2026-07-01T14:23:00Z">
              <w:r>
                <w:rPr>
                  <w:rFonts w:hint="eastAsia" w:ascii="Arial" w:hAnsi="Arial" w:eastAsia="宋体" w:cs="Times New Roman"/>
                  <w:sz w:val="18"/>
                  <w:szCs w:val="18"/>
                  <w:lang w:val="en-US" w:eastAsia="zh-CN"/>
                </w:rPr>
                <w:t xml:space="preserve">current </w:t>
              </w:r>
            </w:ins>
            <w:ins w:id="33" w:author="chenshengting" w:date="2026-07-01T14:23:00Z">
              <w:r>
                <w:rPr>
                  <w:rFonts w:hint="eastAsia" w:ascii="Arial" w:hAnsi="Arial" w:eastAsia="宋体" w:cs="Times New Roman"/>
                  <w:sz w:val="18"/>
                  <w:szCs w:val="18"/>
                  <w:lang w:val="en-GB" w:eastAsia="zh-CN"/>
                </w:rPr>
                <w:t>Ph.Eur.</w:t>
              </w:r>
            </w:ins>
            <w:ins w:id="34" w:author="chenshengting" w:date="2026-07-01T14:23:00Z">
              <w:r>
                <w:rPr>
                  <w:rFonts w:hint="eastAsia" w:ascii="Arial" w:hAnsi="Arial" w:eastAsia="宋体" w:cs="Times New Roman"/>
                  <w:sz w:val="18"/>
                  <w:szCs w:val="18"/>
                  <w:lang w:val="en-US" w:eastAsia="zh-CN"/>
                </w:rPr>
                <w:t xml:space="preserve"> / CEP 2012-235-Rev 04 </w:t>
              </w:r>
            </w:ins>
            <w:ins w:id="35" w:author="chenshengting" w:date="2026-07-01T14:23:00Z">
              <w:r>
                <w:rPr>
                  <w:rFonts w:hint="eastAsia" w:ascii="Arial" w:hAnsi="Arial" w:eastAsia="宋体" w:cs="Times New Roman"/>
                  <w:sz w:val="18"/>
                  <w:szCs w:val="18"/>
                  <w:lang w:val="en-GB" w:eastAsia="zh-CN"/>
                </w:rPr>
                <w:t>and In-house Specifications.</w:t>
              </w:r>
            </w:ins>
          </w:p>
        </w:tc>
      </w:tr>
    </w:tbl>
    <w:p w14:paraId="6462E9AA">
      <w:pPr>
        <w:spacing w:line="140" w:lineRule="exact"/>
        <w:textAlignment w:val="baseline"/>
        <w:rPr>
          <w:rFonts w:ascii="Arial" w:hAnsi="Arial"/>
          <w:color w:val="auto"/>
          <w:lang w:val="en-GB"/>
        </w:rPr>
      </w:pPr>
    </w:p>
    <w:tbl>
      <w:tblPr>
        <w:tblStyle w:val="6"/>
        <w:tblW w:w="0" w:type="auto"/>
        <w:tblInd w:w="-146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3379"/>
        <w:gridCol w:w="1810"/>
        <w:gridCol w:w="2471"/>
      </w:tblGrid>
      <w:tr w14:paraId="5A587FF6">
        <w:trPr>
          <w:trHeight w:val="237" w:hRule="atLeast"/>
        </w:trPr>
        <w:tc>
          <w:tcPr>
            <w:tcW w:w="2247" w:type="dxa"/>
            <w:noWrap w:val="0"/>
            <w:vAlign w:val="center"/>
          </w:tcPr>
          <w:p w14:paraId="72E3A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准备人Prepared by:</w:t>
            </w:r>
          </w:p>
        </w:tc>
        <w:tc>
          <w:tcPr>
            <w:tcW w:w="3379" w:type="dxa"/>
            <w:noWrap w:val="0"/>
            <w:vAlign w:val="center"/>
          </w:tcPr>
          <w:p w14:paraId="5FD2D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1810" w:type="dxa"/>
            <w:noWrap w:val="0"/>
            <w:vAlign w:val="center"/>
          </w:tcPr>
          <w:p w14:paraId="1EC62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日期Date:</w:t>
            </w:r>
          </w:p>
        </w:tc>
        <w:tc>
          <w:tcPr>
            <w:tcW w:w="2471" w:type="dxa"/>
            <w:noWrap w:val="0"/>
            <w:vAlign w:val="center"/>
          </w:tcPr>
          <w:p w14:paraId="7E42F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</w:p>
        </w:tc>
      </w:tr>
      <w:tr w14:paraId="2C3D5E05">
        <w:trPr>
          <w:trHeight w:val="211" w:hRule="atLeast"/>
        </w:trPr>
        <w:tc>
          <w:tcPr>
            <w:tcW w:w="2247" w:type="dxa"/>
            <w:noWrap w:val="0"/>
            <w:vAlign w:val="center"/>
          </w:tcPr>
          <w:p w14:paraId="30B36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复核人Checked by:</w:t>
            </w:r>
          </w:p>
        </w:tc>
        <w:tc>
          <w:tcPr>
            <w:tcW w:w="3379" w:type="dxa"/>
            <w:noWrap w:val="0"/>
            <w:vAlign w:val="center"/>
          </w:tcPr>
          <w:p w14:paraId="12AD2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1810" w:type="dxa"/>
            <w:noWrap w:val="0"/>
            <w:vAlign w:val="center"/>
          </w:tcPr>
          <w:p w14:paraId="290EE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日期Date:</w:t>
            </w:r>
          </w:p>
        </w:tc>
        <w:tc>
          <w:tcPr>
            <w:tcW w:w="2471" w:type="dxa"/>
            <w:noWrap w:val="0"/>
            <w:vAlign w:val="center"/>
          </w:tcPr>
          <w:p w14:paraId="40C80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</w:p>
        </w:tc>
      </w:tr>
      <w:tr w14:paraId="0A365A3D">
        <w:trPr>
          <w:trHeight w:val="101" w:hRule="atLeast"/>
        </w:trPr>
        <w:tc>
          <w:tcPr>
            <w:tcW w:w="2247" w:type="dxa"/>
            <w:noWrap w:val="0"/>
            <w:vAlign w:val="center"/>
          </w:tcPr>
          <w:p w14:paraId="2B394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批准人Approved by:</w:t>
            </w:r>
          </w:p>
        </w:tc>
        <w:tc>
          <w:tcPr>
            <w:tcW w:w="3379" w:type="dxa"/>
            <w:noWrap w:val="0"/>
            <w:vAlign w:val="center"/>
          </w:tcPr>
          <w:p w14:paraId="4F688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</w:p>
        </w:tc>
        <w:tc>
          <w:tcPr>
            <w:tcW w:w="1810" w:type="dxa"/>
            <w:noWrap w:val="0"/>
            <w:vAlign w:val="center"/>
          </w:tcPr>
          <w:p w14:paraId="478A0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  <w:t>日期Date:</w:t>
            </w:r>
          </w:p>
        </w:tc>
        <w:tc>
          <w:tcPr>
            <w:tcW w:w="2471" w:type="dxa"/>
            <w:noWrap w:val="0"/>
            <w:vAlign w:val="center"/>
          </w:tcPr>
          <w:p w14:paraId="2EEB9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color w:val="auto"/>
                <w:sz w:val="18"/>
                <w:szCs w:val="18"/>
                <w:lang w:val="en-GB"/>
              </w:rPr>
            </w:pPr>
          </w:p>
        </w:tc>
      </w:tr>
    </w:tbl>
    <w:p w14:paraId="4FC61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00" w:lineRule="exact"/>
        <w:jc w:val="left"/>
        <w:textAlignment w:val="baseline"/>
        <w:rPr>
          <w:rFonts w:hint="eastAsia"/>
          <w:lang w:val="en-GB"/>
        </w:rPr>
      </w:pPr>
    </w:p>
    <w:p w14:paraId="5A661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200" w:lineRule="exact"/>
        <w:jc w:val="left"/>
        <w:textAlignment w:val="baseline"/>
        <w:rPr>
          <w:rFonts w:hint="default" w:ascii="Arial" w:hAnsi="Arial" w:eastAsia="等线" w:cs="Arial"/>
          <w:color w:val="auto"/>
          <w:u w:val="none"/>
          <w:lang w:val="en-US" w:eastAsia="zh-CN"/>
        </w:rPr>
      </w:pPr>
      <w:r>
        <w:rPr>
          <w:rFonts w:hint="eastAsia"/>
          <w:lang w:val="en-GB"/>
        </w:rPr>
        <w:t>起草</w:t>
      </w:r>
      <w:r>
        <w:rPr>
          <w:rFonts w:ascii="Arial" w:hAnsi="Arial"/>
          <w:lang w:val="en-GB"/>
        </w:rPr>
        <w:t xml:space="preserve">(QC): </w:t>
      </w:r>
      <w:r>
        <w:rPr>
          <w:rFonts w:ascii="Arial" w:hAnsi="Arial"/>
          <w:u w:val="single"/>
          <w:lang w:val="en-GB"/>
        </w:rPr>
        <w:t xml:space="preserve"> </w:t>
      </w:r>
      <w:r>
        <w:rPr>
          <w:rFonts w:hint="eastAsia"/>
          <w:u w:val="single"/>
          <w:lang w:val="en-GB"/>
        </w:rPr>
        <w:t xml:space="preserve">            </w:t>
      </w:r>
      <w:r>
        <w:rPr>
          <w:rFonts w:hint="eastAsia"/>
          <w:lang w:val="en-GB"/>
        </w:rPr>
        <w:t xml:space="preserve"> 审核</w:t>
      </w:r>
      <w:r>
        <w:rPr>
          <w:rFonts w:hint="eastAsia" w:ascii="Arial" w:hAnsi="Arial"/>
          <w:lang w:val="en-GB"/>
        </w:rPr>
        <w:t>(</w:t>
      </w:r>
      <w:r>
        <w:rPr>
          <w:rFonts w:ascii="Arial" w:hAnsi="Arial"/>
          <w:lang w:val="en-GB"/>
        </w:rPr>
        <w:t>RA</w:t>
      </w:r>
      <w:r>
        <w:rPr>
          <w:rFonts w:hint="eastAsia" w:ascii="Arial" w:hAnsi="Arial"/>
          <w:lang w:val="en-GB"/>
        </w:rPr>
        <w:t>)</w:t>
      </w:r>
      <w:r>
        <w:rPr>
          <w:rFonts w:hint="eastAsia"/>
          <w:lang w:val="en-GB"/>
        </w:rPr>
        <w:t>：</w:t>
      </w:r>
      <w:r>
        <w:rPr>
          <w:rFonts w:hint="eastAsia"/>
          <w:u w:val="single"/>
          <w:lang w:val="en-GB"/>
        </w:rPr>
        <w:t xml:space="preserve">             </w:t>
      </w:r>
      <w:r>
        <w:rPr>
          <w:rFonts w:hint="eastAsia"/>
          <w:lang w:val="en-GB"/>
        </w:rPr>
        <w:t xml:space="preserve"> 批准</w:t>
      </w:r>
      <w:r>
        <w:rPr>
          <w:rFonts w:ascii="Arial" w:hAnsi="Arial"/>
          <w:lang w:val="en-GB"/>
        </w:rPr>
        <w:t>(QA):</w:t>
      </w:r>
      <w:r>
        <w:rPr>
          <w:rFonts w:ascii="Arial" w:hAnsi="Arial"/>
          <w:u w:val="single"/>
          <w:lang w:val="en-GB"/>
        </w:rPr>
        <w:t xml:space="preserve">            </w:t>
      </w:r>
      <w:r>
        <w:rPr>
          <w:rFonts w:hint="eastAsia" w:ascii="Arial" w:hAnsi="Arial"/>
        </w:rPr>
        <w:t xml:space="preserve">  生效日期：</w:t>
      </w:r>
      <w:r>
        <w:rPr>
          <w:rFonts w:hint="eastAsia" w:ascii="Arial" w:hAnsi="Arial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1021" w:right="1134" w:bottom="680" w:left="1134" w:header="567" w:footer="567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等线">
    <w:altName w:val="汉仪中等线KW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9116E">
    <w:pPr>
      <w:pBdr>
        <w:top w:val="single" w:color="auto" w:sz="4" w:space="1"/>
      </w:pBdr>
      <w:jc w:val="left"/>
      <w:rPr>
        <w:rFonts w:hint="eastAsia"/>
        <w:b/>
      </w:rPr>
    </w:pPr>
    <w:r>
      <w:rPr>
        <w:rFonts w:hint="eastAsia"/>
        <w:b/>
      </w:rPr>
      <w:t>LIVZON GROUP FUZHOU FUXING PHARMACEUTICAL CO., LTD.</w:t>
    </w:r>
    <w:r>
      <w:rPr>
        <w:rFonts w:hint="eastAsia"/>
        <w:b/>
        <w:caps/>
      </w:rPr>
      <w:t xml:space="preserve">   W</w:t>
    </w:r>
    <w:r>
      <w:rPr>
        <w:b/>
        <w:caps/>
      </w:rPr>
      <w:t>ebsite</w:t>
    </w:r>
    <w:r>
      <w:rPr>
        <w:b/>
      </w:rPr>
      <w:t>:</w:t>
    </w:r>
    <w:r>
      <w:rPr>
        <w:rFonts w:hint="eastAsia"/>
        <w:b/>
      </w:rPr>
      <w:t xml:space="preserve"> </w:t>
    </w:r>
    <w:r>
      <w:t>www.fxpharm.com</w:t>
    </w:r>
  </w:p>
  <w:p w14:paraId="2EE1A008">
    <w:pPr>
      <w:pBdr>
        <w:top w:val="single" w:color="auto" w:sz="4" w:space="1"/>
      </w:pBdr>
      <w:rPr>
        <w:rFonts w:hint="default" w:ascii="Times New Roman" w:hAnsi="Times New Roman" w:eastAsia="宋体" w:cs="Times New Roman"/>
        <w:kern w:val="0"/>
        <w:sz w:val="21"/>
        <w:szCs w:val="21"/>
        <w:lang w:val="en-US" w:eastAsia="zh-CN" w:bidi="ar"/>
      </w:rPr>
    </w:pPr>
    <w:r>
      <w:rPr>
        <w:b/>
      </w:rPr>
      <w:t>ADD:</w:t>
    </w:r>
    <w:r>
      <w:rPr>
        <w:rFonts w:hint="eastAsia"/>
        <w:b/>
        <w:lang w:val="en-US" w:eastAsia="zh-CN"/>
      </w:rPr>
      <w:t xml:space="preserve"> </w:t>
    </w:r>
    <w:r>
      <w:rPr>
        <w:rFonts w:hint="default" w:ascii="Times New Roman" w:hAnsi="Times New Roman" w:eastAsia="宋体" w:cs="Times New Roman"/>
        <w:kern w:val="0"/>
        <w:sz w:val="21"/>
        <w:szCs w:val="21"/>
        <w:lang w:val="en-US" w:eastAsia="zh-CN" w:bidi="ar"/>
      </w:rPr>
      <w:t>No. 8 Nangang Road, Jiangyin Industrial Concentration Zone, Fuqing, Fuzhou City, Fujian Province, </w:t>
    </w:r>
  </w:p>
  <w:p w14:paraId="3C2B2F34">
    <w:pPr>
      <w:pBdr>
        <w:top w:val="single" w:color="auto" w:sz="4" w:space="1"/>
      </w:pBdr>
    </w:pPr>
    <w:r>
      <w:rPr>
        <w:rFonts w:hint="default" w:ascii="Times New Roman" w:hAnsi="Times New Roman" w:eastAsia="宋体" w:cs="Times New Roman"/>
        <w:kern w:val="0"/>
        <w:sz w:val="21"/>
        <w:szCs w:val="21"/>
        <w:lang w:val="en-US" w:eastAsia="zh-CN" w:bidi="ar"/>
      </w:rPr>
      <w:t>P.R.China ,</w:t>
    </w:r>
    <w:r>
      <w:rPr>
        <w:rFonts w:hint="default" w:ascii="Times New Roman" w:hAnsi="Times New Roman" w:cs="Times New Roman"/>
        <w:sz w:val="21"/>
        <w:szCs w:val="21"/>
      </w:rPr>
      <w:t xml:space="preserve"> 350309</w:t>
    </w:r>
  </w:p>
  <w:p w14:paraId="166C7D64">
    <w:pPr>
      <w:pStyle w:val="4"/>
      <w:keepNext w:val="0"/>
      <w:keepLines w:val="0"/>
      <w:pageBreakBefore w:val="0"/>
      <w:widowControl w:val="0"/>
      <w:pBdr>
        <w:top w:val="single" w:color="auto" w:sz="4" w:space="1"/>
      </w:pBdr>
      <w:kinsoku/>
      <w:wordWrap/>
      <w:overflowPunct/>
      <w:topLinePunct w:val="0"/>
      <w:autoSpaceDE/>
      <w:autoSpaceDN/>
      <w:bidi w:val="0"/>
      <w:adjustRightInd/>
      <w:spacing w:line="240" w:lineRule="exact"/>
      <w:textAlignment w:val="auto"/>
      <w:rPr>
        <w:rFonts w:hint="default" w:ascii="Times New Roman" w:hAnsi="Times New Roman" w:cs="Times New Roman"/>
        <w:sz w:val="21"/>
        <w:szCs w:val="21"/>
        <w:lang w:val="de-DE"/>
      </w:rPr>
    </w:pPr>
    <w:r>
      <w:rPr>
        <w:rFonts w:hint="eastAsia"/>
        <w:b/>
        <w:sz w:val="21"/>
        <w:lang w:val="de-DE"/>
      </w:rPr>
      <w:t>TEL</w:t>
    </w:r>
    <w:r>
      <w:rPr>
        <w:b/>
        <w:sz w:val="21"/>
        <w:lang w:val="de-DE"/>
      </w:rPr>
      <w:t>:</w:t>
    </w:r>
    <w:r>
      <w:rPr>
        <w:rFonts w:hint="eastAsia"/>
        <w:sz w:val="21"/>
        <w:lang w:val="de-DE"/>
      </w:rPr>
      <w:t xml:space="preserve"> </w:t>
    </w:r>
    <w:r>
      <w:rPr>
        <w:sz w:val="21"/>
        <w:lang w:val="de-DE"/>
      </w:rPr>
      <w:t>+86-591-859669</w:t>
    </w:r>
    <w:r>
      <w:rPr>
        <w:rFonts w:hint="eastAsia"/>
        <w:sz w:val="21"/>
        <w:lang w:val="de-DE"/>
      </w:rPr>
      <w:t>32;</w:t>
    </w:r>
    <w:r>
      <w:rPr>
        <w:rFonts w:hint="eastAsia"/>
        <w:b/>
        <w:sz w:val="21"/>
        <w:lang w:val="de-DE"/>
      </w:rPr>
      <w:t xml:space="preserve"> </w:t>
    </w:r>
    <w:r>
      <w:rPr>
        <w:b/>
        <w:sz w:val="21"/>
        <w:lang w:val="de-DE"/>
      </w:rPr>
      <w:t>FAX:</w:t>
    </w:r>
    <w:r>
      <w:rPr>
        <w:rFonts w:hint="eastAsia"/>
        <w:b/>
        <w:sz w:val="21"/>
        <w:lang w:val="en-US" w:eastAsia="zh-CN"/>
      </w:rPr>
      <w:t xml:space="preserve"> </w:t>
    </w:r>
    <w:r>
      <w:rPr>
        <w:sz w:val="21"/>
        <w:lang w:val="de-DE"/>
      </w:rPr>
      <w:t>+86-591-85966925</w:t>
    </w:r>
    <w:r>
      <w:rPr>
        <w:rFonts w:hint="eastAsia"/>
        <w:sz w:val="21"/>
        <w:lang w:val="de-DE"/>
      </w:rPr>
      <w:t xml:space="preserve">   </w:t>
    </w:r>
    <w:r>
      <w:rPr>
        <w:b/>
        <w:sz w:val="21"/>
        <w:lang w:val="de-DE"/>
      </w:rPr>
      <w:t>E-MAIL:</w:t>
    </w:r>
    <w:r>
      <w:rPr>
        <w:rFonts w:hint="eastAsia"/>
        <w:sz w:val="21"/>
        <w:lang w:val="de-DE"/>
      </w:rPr>
      <w:t xml:space="preserve"> regulation@fxpharm.com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5F2D9">
    <w:pPr>
      <w:pBdr>
        <w:bottom w:val="single" w:color="auto" w:sz="4" w:space="1"/>
      </w:pBdr>
      <w:spacing w:line="240" w:lineRule="atLeast"/>
      <w:jc w:val="both"/>
      <w:rPr>
        <w:rFonts w:hint="eastAsia" w:ascii="宋体" w:hAnsi="宋体"/>
        <w:b/>
        <w:sz w:val="44"/>
        <w:szCs w:val="44"/>
      </w:rPr>
    </w:pPr>
    <w:r>
      <w:drawing>
        <wp:inline distT="0" distB="0" distL="114300" distR="114300">
          <wp:extent cx="1002030" cy="281940"/>
          <wp:effectExtent l="0" t="0" r="0" b="2286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2030" cy="281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</w:t>
    </w:r>
    <w:r>
      <w:rPr>
        <w:rFonts w:hint="eastAsia"/>
        <w:sz w:val="44"/>
        <w:szCs w:val="44"/>
        <w:lang w:val="en-US" w:eastAsia="zh-CN"/>
      </w:rPr>
      <w:t xml:space="preserve"> </w:t>
    </w:r>
    <w:r>
      <w:rPr>
        <w:rFonts w:hint="eastAsia" w:ascii="宋体" w:hAnsi="宋体"/>
        <w:b/>
        <w:sz w:val="44"/>
        <w:szCs w:val="44"/>
      </w:rPr>
      <w:t>丽珠集团福州福兴医药有限公司</w:t>
    </w:r>
  </w:p>
  <w:p w14:paraId="204AC771">
    <w:pPr>
      <w:pBdr>
        <w:bottom w:val="single" w:color="auto" w:sz="4" w:space="1"/>
      </w:pBdr>
      <w:spacing w:line="240" w:lineRule="atLeast"/>
      <w:jc w:val="center"/>
      <w:rPr>
        <w:rFonts w:hint="default" w:ascii="Times New Roman" w:hAnsi="Times New Roman" w:cs="Times New Roman"/>
        <w:b/>
        <w:sz w:val="28"/>
        <w:szCs w:val="28"/>
      </w:rPr>
    </w:pPr>
    <w:r>
      <w:rPr>
        <w:rFonts w:hint="default" w:ascii="Times New Roman" w:hAnsi="Times New Roman" w:cs="Times New Roman"/>
        <w:b/>
        <w:sz w:val="28"/>
        <w:szCs w:val="28"/>
      </w:rPr>
      <w:t>LIVZON GROUP FUZHOU FUXING PHARMACEUTICAL CO., LTD.</w:t>
    </w:r>
  </w:p>
  <w:p w14:paraId="0BAF06A5">
    <w:pPr>
      <w:spacing w:line="320" w:lineRule="exact"/>
      <w:jc w:val="center"/>
      <w:textAlignment w:val="baseline"/>
      <w:rPr>
        <w:rFonts w:hint="eastAsia" w:ascii="黑体" w:hAnsi="Arial" w:eastAsia="黑体"/>
        <w:b/>
        <w:smallCaps/>
        <w:color w:val="auto"/>
        <w:sz w:val="28"/>
        <w:szCs w:val="28"/>
      </w:rPr>
    </w:pPr>
    <w:r>
      <w:rPr>
        <w:rFonts w:hint="eastAsia" w:ascii="黑体" w:hAnsi="Arial" w:eastAsia="黑体"/>
        <w:b/>
        <w:smallCaps/>
        <w:color w:val="auto"/>
        <w:sz w:val="28"/>
        <w:szCs w:val="28"/>
      </w:rPr>
      <w:t>检验报告单</w:t>
    </w:r>
  </w:p>
  <w:p w14:paraId="0239DE09">
    <w:pPr>
      <w:snapToGrid w:val="0"/>
      <w:spacing w:line="320" w:lineRule="exact"/>
      <w:jc w:val="right"/>
      <w:textAlignment w:val="baseline"/>
      <w:rPr>
        <w:rFonts w:hint="default" w:ascii="Arial" w:hAnsi="Arial" w:eastAsia="宋体"/>
        <w:b/>
        <w:smallCaps/>
        <w:color w:val="auto"/>
        <w:sz w:val="28"/>
        <w:szCs w:val="28"/>
        <w:lang w:val="en-US" w:eastAsia="zh-CN"/>
      </w:rPr>
    </w:pPr>
    <w:r>
      <w:rPr>
        <w:rFonts w:hint="eastAsia" w:ascii="Arial" w:hAnsi="Arial"/>
        <w:b/>
        <w:smallCaps/>
        <w:color w:val="auto"/>
        <w:sz w:val="28"/>
        <w:szCs w:val="28"/>
      </w:rPr>
      <w:t>CERTIFICATE OF ANALYSIS</w:t>
    </w:r>
    <w:r>
      <w:rPr>
        <w:rFonts w:hint="eastAsia" w:ascii="Arial" w:hAnsi="Arial"/>
        <w:b/>
        <w:smallCaps/>
        <w:color w:val="auto"/>
        <w:sz w:val="28"/>
        <w:szCs w:val="28"/>
        <w:lang w:val="en-US" w:eastAsia="zh-CN"/>
      </w:rPr>
      <w:t xml:space="preserve">                </w:t>
    </w:r>
    <w:ins w:id="0" w:author="chenshengting" w:date="2026-07-01T14:19:00Z">
      <w:r>
        <w:rPr>
          <w:rFonts w:hint="eastAsia" w:ascii="Arial" w:hAnsi="Arial"/>
          <w:color w:val="auto"/>
          <w:sz w:val="18"/>
          <w:szCs w:val="18"/>
          <w:lang w:val="en-US" w:eastAsia="zh-CN"/>
        </w:rPr>
        <w:t>{{流水号}}</w:t>
      </w:r>
    </w:ins>
    <w:del w:id="1" w:author="chenshengting" w:date="2026-07-01T14:19:00Z">
      <w:r>
        <w:rPr>
          <w:rFonts w:hint="eastAsia" w:ascii="Arial" w:hAnsi="Arial"/>
          <w:b/>
          <w:smallCaps/>
          <w:color w:val="auto"/>
          <w:sz w:val="18"/>
          <w:szCs w:val="18"/>
          <w:lang w:val="en-US" w:eastAsia="zh-CN"/>
        </w:rPr>
        <w:delText xml:space="preserve"> </w:delText>
      </w:r>
    </w:del>
    <w:del w:id="2" w:author="chenshengting" w:date="2026-07-01T14:19:00Z">
      <w:r>
        <w:rPr>
          <w:rFonts w:hint="eastAsia" w:ascii="Arial" w:hAnsi="Arial"/>
          <w:b w:val="0"/>
          <w:bCs/>
          <w:smallCaps/>
          <w:sz w:val="18"/>
          <w:szCs w:val="18"/>
          <w:lang w:val="en-US" w:eastAsia="zh-CN"/>
        </w:rPr>
        <w:delText>XXXXXXXX</w:delText>
      </w:r>
    </w:del>
    <w:r>
      <w:rPr>
        <w:rFonts w:hint="eastAsia" w:ascii="Arial" w:hAnsi="Arial"/>
        <w:b w:val="0"/>
        <w:bCs/>
        <w:smallCaps/>
        <w:color w:val="auto"/>
        <w:sz w:val="21"/>
        <w:szCs w:val="21"/>
        <w:lang w:val="en-US" w:eastAsia="zh-CN"/>
      </w:rPr>
      <w:t xml:space="preserve"> </w:t>
    </w:r>
    <w:r>
      <w:rPr>
        <w:rFonts w:hint="eastAsia" w:ascii="Arial" w:hAnsi="Arial"/>
        <w:b/>
        <w:smallCaps/>
        <w:color w:val="auto"/>
        <w:sz w:val="28"/>
        <w:szCs w:val="28"/>
        <w:lang w:val="en-US" w:eastAsia="zh-CN"/>
      </w:rPr>
      <w:t xml:space="preserve"> </w:t>
    </w:r>
  </w:p>
  <w:p w14:paraId="0FCCF5B8">
    <w:pPr>
      <w:snapToGrid w:val="0"/>
      <w:spacing w:line="320" w:lineRule="exact"/>
      <w:jc w:val="right"/>
      <w:textAlignment w:val="baseline"/>
      <w:rPr>
        <w:rFonts w:hint="default" w:ascii="Arial" w:hAnsi="Arial" w:eastAsia="宋体"/>
        <w:b/>
        <w:smallCaps/>
        <w:color w:val="auto"/>
        <w:sz w:val="32"/>
        <w:lang w:val="en-US" w:eastAsia="zh-CN"/>
      </w:rPr>
    </w:pPr>
    <w:del w:id="3" w:author="liangsuzhen" w:date="2026-07-01T13:40:00Z">
      <w:r>
        <w:rPr>
          <w:rFonts w:hint="eastAsia" w:ascii="Arial" w:hAnsi="Arial"/>
          <w:color w:val="auto"/>
          <w:sz w:val="18"/>
          <w:szCs w:val="18"/>
          <w:lang w:val="en-US" w:eastAsia="zh-CN"/>
        </w:rPr>
        <w:delText>(CA)</w:delText>
      </w:r>
    </w:del>
    <w:r>
      <w:rPr>
        <w:rFonts w:ascii="Arial" w:hAnsi="Arial"/>
        <w:color w:val="auto"/>
        <w:sz w:val="18"/>
        <w:szCs w:val="18"/>
        <w:lang w:val="en-GB"/>
      </w:rPr>
      <w:t>N</w:t>
    </w:r>
    <w:r>
      <w:rPr>
        <w:rFonts w:hint="eastAsia" w:ascii="Arial" w:hAnsi="Arial"/>
        <w:color w:val="auto"/>
        <w:sz w:val="18"/>
        <w:szCs w:val="18"/>
        <w:lang w:val="en-GB"/>
      </w:rPr>
      <w:t>o</w:t>
    </w:r>
    <w:r>
      <w:rPr>
        <w:rFonts w:ascii="Arial" w:hAnsi="Arial"/>
        <w:color w:val="auto"/>
        <w:sz w:val="18"/>
        <w:szCs w:val="18"/>
        <w:lang w:val="en-GB"/>
      </w:rPr>
      <w:t>.</w:t>
    </w:r>
    <w:r>
      <w:rPr>
        <w:rFonts w:hint="eastAsia" w:ascii="Arial" w:hAnsi="Arial"/>
        <w:color w:val="auto"/>
        <w:sz w:val="18"/>
        <w:szCs w:val="18"/>
      </w:rPr>
      <w:t>:</w:t>
    </w:r>
    <w:r>
      <w:rPr>
        <w:rFonts w:hint="eastAsia" w:ascii="Arial" w:hAnsi="Arial"/>
        <w:color w:val="auto"/>
        <w:sz w:val="18"/>
        <w:szCs w:val="18"/>
        <w:lang w:val="en-GB"/>
      </w:rPr>
      <w:t>COA-HA</w:t>
    </w:r>
    <w:r>
      <w:rPr>
        <w:rFonts w:hint="eastAsia" w:ascii="Arial" w:hAnsi="Arial"/>
        <w:color w:val="auto"/>
        <w:sz w:val="18"/>
        <w:szCs w:val="18"/>
        <w:lang w:val="en-US" w:eastAsia="zh-CN"/>
      </w:rPr>
      <w:t>P</w:t>
    </w:r>
    <w:r>
      <w:rPr>
        <w:rFonts w:hint="eastAsia" w:ascii="Arial" w:hAnsi="Arial"/>
        <w:color w:val="auto"/>
        <w:sz w:val="18"/>
        <w:szCs w:val="18"/>
        <w:lang w:val="en-GB"/>
      </w:rPr>
      <w:t>-32</w:t>
    </w:r>
    <w:r>
      <w:rPr>
        <w:rFonts w:hint="eastAsia" w:ascii="Arial" w:hAnsi="Arial"/>
        <w:color w:val="auto"/>
        <w:sz w:val="18"/>
        <w:szCs w:val="18"/>
        <w:lang w:val="en-US" w:eastAsia="zh-CN"/>
      </w:rPr>
      <w:t>07</w:t>
    </w:r>
    <w:r>
      <w:rPr>
        <w:rFonts w:hint="eastAsia" w:ascii="Arial" w:hAnsi="Arial"/>
        <w:color w:val="auto"/>
        <w:lang w:val="en-GB"/>
      </w:rPr>
      <w:t>-</w:t>
    </w:r>
    <w:r>
      <w:rPr>
        <w:rFonts w:hint="eastAsia" w:ascii="Arial" w:hAnsi="Arial"/>
        <w:color w:val="auto"/>
        <w:sz w:val="18"/>
        <w:szCs w:val="18"/>
        <w:lang w:val="en-GB"/>
      </w:rPr>
      <w:t>0</w:t>
    </w:r>
    <w:r>
      <w:rPr>
        <w:rFonts w:hint="eastAsia" w:ascii="Arial" w:hAnsi="Arial"/>
        <w:color w:val="auto"/>
        <w:sz w:val="18"/>
        <w:szCs w:val="18"/>
        <w:lang w:val="en-US" w:eastAsia="zh-CN"/>
      </w:rPr>
      <w:t>0</w:t>
    </w:r>
    <w:ins w:id="4" w:author="liangsuzhen" w:date="2026-07-01T13:40:00Z">
      <w:r>
        <w:rPr>
          <w:rFonts w:hint="eastAsia" w:ascii="Arial" w:hAnsi="Arial"/>
          <w:color w:val="auto"/>
          <w:sz w:val="18"/>
          <w:szCs w:val="18"/>
          <w:lang w:val="en-US" w:eastAsia="zh-CN"/>
        </w:rPr>
        <w:t>9</w:t>
      </w:r>
    </w:ins>
    <w:del w:id="5" w:author="liangsuzhen" w:date="2026-07-01T13:40:00Z">
      <w:r>
        <w:rPr>
          <w:rFonts w:hint="eastAsia" w:ascii="Arial" w:hAnsi="Arial"/>
          <w:color w:val="auto"/>
          <w:sz w:val="18"/>
          <w:szCs w:val="18"/>
          <w:lang w:val="en-US" w:eastAsia="zh-CN"/>
        </w:rPr>
        <w:delText>5</w:delText>
      </w:r>
    </w:del>
  </w:p>
  <w:tbl>
    <w:tblPr>
      <w:tblStyle w:val="6"/>
      <w:tblW w:w="0" w:type="auto"/>
      <w:tblInd w:w="-15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24"/>
      <w:gridCol w:w="3156"/>
      <w:gridCol w:w="2218"/>
      <w:gridCol w:w="2214"/>
    </w:tblGrid>
    <w:tr w14:paraId="586CAD1D">
      <w:trPr>
        <w:trHeight w:val="322" w:hRule="atLeast"/>
      </w:trPr>
      <w:tc>
        <w:tcPr>
          <w:tcW w:w="2324" w:type="dxa"/>
          <w:tcBorders>
            <w:top w:val="double" w:color="auto" w:sz="4" w:space="0"/>
            <w:left w:val="double" w:color="auto" w:sz="4" w:space="0"/>
          </w:tcBorders>
          <w:noWrap w:val="0"/>
          <w:vAlign w:val="center"/>
        </w:tcPr>
        <w:p w14:paraId="4EA7DA7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品名</w:t>
          </w:r>
        </w:p>
        <w:p w14:paraId="5194050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Product Name</w:t>
          </w:r>
        </w:p>
      </w:tc>
      <w:tc>
        <w:tcPr>
          <w:tcW w:w="3156" w:type="dxa"/>
          <w:tcBorders>
            <w:top w:val="double" w:color="auto" w:sz="4" w:space="0"/>
          </w:tcBorders>
          <w:noWrap w:val="0"/>
          <w:vAlign w:val="center"/>
        </w:tcPr>
        <w:p w14:paraId="14EBB4B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盐酸万古霉素</w:t>
          </w:r>
        </w:p>
        <w:p w14:paraId="07DCF607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Vancomycin Hydrochloride</w:t>
          </w:r>
        </w:p>
      </w:tc>
      <w:tc>
        <w:tcPr>
          <w:tcW w:w="2218" w:type="dxa"/>
          <w:tcBorders>
            <w:top w:val="double" w:color="auto" w:sz="4" w:space="0"/>
          </w:tcBorders>
          <w:noWrap w:val="0"/>
          <w:vAlign w:val="center"/>
        </w:tcPr>
        <w:p w14:paraId="27FD0BD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批号</w:t>
          </w:r>
        </w:p>
        <w:p w14:paraId="269E571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Batch No.</w:t>
          </w:r>
        </w:p>
      </w:tc>
      <w:tc>
        <w:tcPr>
          <w:tcW w:w="2214" w:type="dxa"/>
          <w:tcBorders>
            <w:top w:val="double" w:color="auto" w:sz="4" w:space="0"/>
            <w:right w:val="double" w:color="auto" w:sz="4" w:space="0"/>
          </w:tcBorders>
          <w:noWrap w:val="0"/>
          <w:vAlign w:val="center"/>
        </w:tcPr>
        <w:p w14:paraId="3863177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ins w:id="6" w:author="chenshengting" w:date="2026-07-01T14:19:00Z"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{{批号}}</w:t>
            </w:r>
          </w:ins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fldChar w:fldCharType="begin"/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instrText xml:space="preserve">FORMTEXT</w:instrText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fldChar w:fldCharType="separate"/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     </w:t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fldChar w:fldCharType="end"/>
          </w:r>
        </w:p>
      </w:tc>
    </w:tr>
    <w:tr w14:paraId="0A234C9A">
      <w:trPr>
        <w:trHeight w:val="308" w:hRule="atLeast"/>
      </w:trPr>
      <w:tc>
        <w:tcPr>
          <w:tcW w:w="2324" w:type="dxa"/>
          <w:tcBorders>
            <w:left w:val="double" w:color="auto" w:sz="4" w:space="0"/>
            <w:bottom w:val="single" w:color="auto" w:sz="4" w:space="0"/>
          </w:tcBorders>
          <w:noWrap w:val="0"/>
          <w:vAlign w:val="center"/>
        </w:tcPr>
        <w:p w14:paraId="0608FCD7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包装规格</w:t>
          </w:r>
        </w:p>
        <w:p w14:paraId="1EC0850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Packaging</w:t>
          </w:r>
        </w:p>
      </w:tc>
      <w:tc>
        <w:tcPr>
          <w:tcW w:w="3156" w:type="dxa"/>
          <w:tcBorders>
            <w:bottom w:val="single" w:color="auto" w:sz="4" w:space="0"/>
          </w:tcBorders>
          <w:noWrap w:val="0"/>
          <w:vAlign w:val="center"/>
        </w:tcPr>
        <w:p w14:paraId="6A4E4A8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ins w:id="7" w:author="chenshengting" w:date="2026-07-01T14:19:00Z"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{{规格}}</w:t>
            </w:r>
          </w:ins>
        </w:p>
      </w:tc>
      <w:tc>
        <w:tcPr>
          <w:tcW w:w="2218" w:type="dxa"/>
          <w:tcBorders>
            <w:bottom w:val="single" w:color="auto" w:sz="4" w:space="0"/>
          </w:tcBorders>
          <w:noWrap w:val="0"/>
          <w:vAlign w:val="center"/>
        </w:tcPr>
        <w:p w14:paraId="7220DB1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生产日期</w:t>
          </w:r>
        </w:p>
        <w:p w14:paraId="3BE6C2E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Mfg. Date</w:t>
          </w:r>
        </w:p>
      </w:tc>
      <w:tc>
        <w:tcPr>
          <w:tcW w:w="2214" w:type="dxa"/>
          <w:tcBorders>
            <w:bottom w:val="single" w:color="auto" w:sz="4" w:space="0"/>
            <w:right w:val="double" w:color="auto" w:sz="4" w:space="0"/>
          </w:tcBorders>
          <w:noWrap w:val="0"/>
          <w:vAlign w:val="center"/>
        </w:tcPr>
        <w:p w14:paraId="6EFBDEA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ins w:id="8" w:author="chenshengting" w:date="2026-07-01T14:19:00Z"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{{生产日期}}</w:t>
            </w:r>
          </w:ins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fldChar w:fldCharType="begin"/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instrText xml:space="preserve">FORMTEXT</w:instrText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fldChar w:fldCharType="separate"/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     </w:t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fldChar w:fldCharType="end"/>
          </w:r>
        </w:p>
      </w:tc>
    </w:tr>
    <w:tr w14:paraId="73C4B780">
      <w:trPr>
        <w:trHeight w:val="254" w:hRule="atLeast"/>
      </w:trPr>
      <w:tc>
        <w:tcPr>
          <w:tcW w:w="2324" w:type="dxa"/>
          <w:tcBorders>
            <w:left w:val="double" w:color="auto" w:sz="4" w:space="0"/>
            <w:bottom w:val="single" w:color="auto" w:sz="4" w:space="0"/>
          </w:tcBorders>
          <w:noWrap w:val="0"/>
          <w:vAlign w:val="center"/>
        </w:tcPr>
        <w:p w14:paraId="4430456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批量</w:t>
          </w:r>
        </w:p>
        <w:p w14:paraId="50975C7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Batch Size</w:t>
          </w:r>
        </w:p>
      </w:tc>
      <w:tc>
        <w:tcPr>
          <w:tcW w:w="3156" w:type="dxa"/>
          <w:tcBorders>
            <w:bottom w:val="single" w:color="auto" w:sz="4" w:space="0"/>
          </w:tcBorders>
          <w:noWrap w:val="0"/>
          <w:vAlign w:val="center"/>
        </w:tcPr>
        <w:p w14:paraId="2339DCBC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ins w:id="9" w:author="chenshengting" w:date="2026-07-01T14:20:00Z"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{{批量_kg</w:t>
            </w:r>
          </w:ins>
          <w:ins w:id="10" w:author="chenshengting" w:date="2026-07-01T14:20:00Z"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|dec(</w:t>
            </w:r>
          </w:ins>
          <w:ins w:id="11" w:author="chenshengting" w:date="2026-07-01T14:20:00Z"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3</w:t>
            </w:r>
          </w:ins>
          <w:ins w:id="12" w:author="chenshengting" w:date="2026-07-01T14:20:00Z"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,‘kg’)</w:t>
            </w:r>
          </w:ins>
          <w:ins w:id="13" w:author="chenshengting" w:date="2026-07-01T14:20:00Z">
            <w:r>
              <w:rPr>
                <w:rFonts w:hint="eastAsia" w:ascii="Arial" w:hAnsi="Arial" w:cs="Arial"/>
                <w:color w:val="auto"/>
                <w:sz w:val="18"/>
                <w:szCs w:val="18"/>
                <w:lang w:val="en-US" w:eastAsia="zh-CN"/>
              </w:rPr>
              <w:t>}}</w:t>
            </w:r>
          </w:ins>
        </w:p>
      </w:tc>
      <w:tc>
        <w:tcPr>
          <w:tcW w:w="2218" w:type="dxa"/>
          <w:tcBorders>
            <w:bottom w:val="single" w:color="auto" w:sz="4" w:space="0"/>
          </w:tcBorders>
          <w:noWrap w:val="0"/>
          <w:vAlign w:val="center"/>
        </w:tcPr>
        <w:p w14:paraId="1AAF870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有效期</w:t>
          </w:r>
        </w:p>
        <w:p w14:paraId="4CAC25B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Exp. Date</w:t>
          </w:r>
        </w:p>
      </w:tc>
      <w:tc>
        <w:tcPr>
          <w:tcW w:w="2214" w:type="dxa"/>
          <w:tcBorders>
            <w:bottom w:val="single" w:color="auto" w:sz="4" w:space="0"/>
            <w:right w:val="double" w:color="auto" w:sz="4" w:space="0"/>
          </w:tcBorders>
          <w:noWrap w:val="0"/>
          <w:vAlign w:val="center"/>
        </w:tcPr>
        <w:p w14:paraId="213157C7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ins w:id="14" w:author="chenshengting" w:date="2026-07-01T14:20:00Z">
            <w:r>
              <w:rPr>
                <w:rFonts w:hint="eastAsia" w:ascii="Arial" w:hAnsi="Arial" w:cs="Arial"/>
                <w:color w:val="auto"/>
                <w:sz w:val="18"/>
                <w:szCs w:val="18"/>
                <w:lang w:val="en-GB"/>
              </w:rPr>
              <w:t>{{有效期_年}}</w:t>
            </w:r>
          </w:ins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fldChar w:fldCharType="begin"/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instrText xml:space="preserve">FORMTEXT</w:instrText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fldChar w:fldCharType="separate"/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     </w:t>
          </w: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fldChar w:fldCharType="end"/>
          </w:r>
        </w:p>
      </w:tc>
    </w:tr>
    <w:tr w14:paraId="3A25FF4A">
      <w:trPr>
        <w:trHeight w:val="291" w:hRule="atLeast"/>
      </w:trPr>
      <w:tc>
        <w:tcPr>
          <w:tcW w:w="2324" w:type="dxa"/>
          <w:tcBorders>
            <w:top w:val="single" w:color="auto" w:sz="4" w:space="0"/>
            <w:left w:val="double" w:color="auto" w:sz="4" w:space="0"/>
            <w:bottom w:val="double" w:color="auto" w:sz="4" w:space="0"/>
          </w:tcBorders>
          <w:noWrap w:val="0"/>
          <w:vAlign w:val="center"/>
        </w:tcPr>
        <w:p w14:paraId="73982420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储存条件</w:t>
          </w:r>
        </w:p>
        <w:p w14:paraId="0836AAC7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Storage Conditions</w:t>
          </w:r>
        </w:p>
      </w:tc>
      <w:tc>
        <w:tcPr>
          <w:tcW w:w="7588" w:type="dxa"/>
          <w:gridSpan w:val="3"/>
          <w:tcBorders>
            <w:top w:val="single" w:color="auto" w:sz="4" w:space="0"/>
            <w:bottom w:val="double" w:color="auto" w:sz="4" w:space="0"/>
            <w:right w:val="double" w:color="auto" w:sz="4" w:space="0"/>
          </w:tcBorders>
          <w:noWrap w:val="0"/>
          <w:vAlign w:val="center"/>
        </w:tcPr>
        <w:p w14:paraId="3BD26D88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密封、遮光，2～8℃保存。</w:t>
          </w:r>
        </w:p>
        <w:p w14:paraId="65F3453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jc w:val="center"/>
            <w:textAlignment w:val="auto"/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</w:pPr>
          <w:r>
            <w:rPr>
              <w:rFonts w:hint="default" w:ascii="Arial" w:hAnsi="Arial" w:cs="Arial"/>
              <w:color w:val="auto"/>
              <w:sz w:val="18"/>
              <w:szCs w:val="18"/>
              <w:lang w:val="en-GB"/>
            </w:rPr>
            <w:t>Preserve in tight containers, protect from light and store at 2～8℃.</w:t>
          </w:r>
        </w:p>
      </w:tc>
    </w:tr>
  </w:tbl>
  <w:p w14:paraId="0218B344"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  <w:spacing w:line="240" w:lineRule="atLeast"/>
      <w:jc w:val="center"/>
      <w:rPr>
        <w:rFonts w:hint="default" w:ascii="Times New Roman" w:hAnsi="Times New Roman" w:cs="Times New Roman"/>
        <w:b/>
        <w:sz w:val="28"/>
        <w:szCs w:val="28"/>
      </w:rPr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shengting">
    <w15:presenceInfo w15:providerId="None" w15:userId="chenshengting"/>
  </w15:person>
  <w15:person w15:author="liangsuzhen">
    <w15:presenceInfo w15:providerId="None" w15:userId="liangsuzh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02CE5"/>
    <w:rsid w:val="00F34815"/>
    <w:rsid w:val="014E4B43"/>
    <w:rsid w:val="02016779"/>
    <w:rsid w:val="04E668A1"/>
    <w:rsid w:val="08103CC2"/>
    <w:rsid w:val="08903FE3"/>
    <w:rsid w:val="0D115687"/>
    <w:rsid w:val="0FD5719C"/>
    <w:rsid w:val="14280F34"/>
    <w:rsid w:val="16F012AB"/>
    <w:rsid w:val="1AFE1D09"/>
    <w:rsid w:val="273B140E"/>
    <w:rsid w:val="2C4F2877"/>
    <w:rsid w:val="2EE54C5C"/>
    <w:rsid w:val="352546AD"/>
    <w:rsid w:val="36CF7AB0"/>
    <w:rsid w:val="3919347C"/>
    <w:rsid w:val="429C14DC"/>
    <w:rsid w:val="433E219E"/>
    <w:rsid w:val="43CF07E3"/>
    <w:rsid w:val="44767CC3"/>
    <w:rsid w:val="4A766BC2"/>
    <w:rsid w:val="4AD54394"/>
    <w:rsid w:val="4C8445AF"/>
    <w:rsid w:val="4E04100E"/>
    <w:rsid w:val="4F323414"/>
    <w:rsid w:val="54F26F81"/>
    <w:rsid w:val="5859137E"/>
    <w:rsid w:val="5BDB026D"/>
    <w:rsid w:val="5CA178D0"/>
    <w:rsid w:val="68B05C28"/>
    <w:rsid w:val="72A4024B"/>
    <w:rsid w:val="749965FC"/>
    <w:rsid w:val="7BC176B4"/>
    <w:rsid w:val="7D5856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link w:val="8"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uiPriority w:val="0"/>
    <w:pPr>
      <w:shd w:val="clear" w:color="auto" w:fill="000080"/>
    </w:pPr>
  </w:style>
  <w:style w:type="paragraph" w:styleId="3">
    <w:name w:val="Balloon Text"/>
    <w:basedOn w:val="1"/>
    <w:uiPriority w:val="0"/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customStyle="1" w:styleId="8">
    <w:name w:val="Char Char Char"/>
    <w:basedOn w:val="1"/>
    <w:link w:val="7"/>
    <w:uiPriority w:val="0"/>
    <w:pPr>
      <w:widowControl/>
      <w:spacing w:after="160" w:afterLines="0" w:afterAutospacing="0" w:line="240" w:lineRule="exact"/>
      <w:jc w:val="left"/>
    </w:pPr>
  </w:style>
  <w:style w:type="character" w:styleId="9">
    <w:name w:val="page number"/>
    <w:basedOn w:val="7"/>
    <w:uiPriority w:val="0"/>
  </w:style>
  <w:style w:type="character" w:styleId="10">
    <w:name w:val="Hyperlink"/>
    <w:uiPriority w:val="0"/>
    <w:rPr>
      <w:color w:val="0000FF"/>
      <w:u w:val="single"/>
    </w:rPr>
  </w:style>
  <w:style w:type="character" w:customStyle="1" w:styleId="11">
    <w:name w:val="fontstyle21"/>
    <w:uiPriority w:val="0"/>
    <w:rPr>
      <w:rFonts w:hint="default" w:ascii="Arial" w:hAnsi="Arial" w:cs="Arial"/>
      <w:color w:val="000000"/>
      <w:sz w:val="20"/>
      <w:szCs w:val="20"/>
    </w:rPr>
  </w:style>
  <w:style w:type="character" w:customStyle="1" w:styleId="12">
    <w:name w:val="fontstyle01"/>
    <w:uiPriority w:val="0"/>
    <w:rPr>
      <w:rFonts w:hint="default" w:ascii="Arial" w:hAnsi="Arial" w:cs="Arial"/>
      <w:i/>
      <w:iCs/>
      <w:color w:val="000000"/>
      <w:sz w:val="20"/>
      <w:szCs w:val="20"/>
    </w:rPr>
  </w:style>
  <w:style w:type="paragraph" w:customStyle="1" w:styleId="13">
    <w:name w:val=" Char2"/>
    <w:basedOn w:val="1"/>
    <w:uiPriority w:val="0"/>
  </w:style>
  <w:style w:type="paragraph" w:customStyle="1" w:styleId="14">
    <w:name w:val="WPS Plain"/>
    <w:uiPriority w:val="0"/>
    <w:rPr>
      <w:lang w:val="en-US" w:eastAsia="zh-CN" w:bidi="ar-SA"/>
    </w:rPr>
  </w:style>
  <w:style w:type="paragraph" w:customStyle="1" w:styleId="15">
    <w:name w:val="p0"/>
    <w:basedOn w:val="1"/>
    <w:uiPriority w:val="0"/>
    <w:pPr>
      <w:widowControl/>
      <w:jc w:val="left"/>
    </w:pPr>
    <w:rPr>
      <w:rFonts w:ascii="Calibri" w:hAnsi="Calibri" w:eastAsia="Calibri"/>
      <w:kern w:val="0"/>
      <w:sz w:val="22"/>
    </w:rPr>
  </w:style>
  <w:style w:type="paragraph" w:customStyle="1" w:styleId="16">
    <w:name w:val=" Char1"/>
    <w:basedOn w:val="1"/>
    <w:uiPriority w:val="0"/>
  </w:style>
  <w:style w:type="paragraph" w:customStyle="1" w:styleId="17">
    <w:name w:val="_Style 3"/>
    <w:basedOn w:val="1"/>
    <w:uiPriority w:val="0"/>
    <w:pPr>
      <w:widowControl/>
      <w:spacing w:after="160" w:afterLines="0" w:afterAutospacing="0" w:line="240" w:lineRule="exact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Livzon</Company>
  <Pages>3</Pages>
  <Words>393</Words>
  <Characters>2241</Characters>
  <Lines>18</Lines>
  <Paragraphs>5</Paragraphs>
  <TotalTime>1</TotalTime>
  <ScaleCrop>false</ScaleCrop>
  <LinksUpToDate>false</LinksUpToDate>
  <CharactersWithSpaces>2629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2015-01-09T11:25:00Z</dcterms:created>
  <dc:creator>qqx</dc:creator>
  <cp:lastModifiedBy>田螺</cp:lastModifiedBy>
  <cp:lastPrinted>2026-07-01T13:40:24Z</cp:lastPrinted>
  <dcterms:modified xsi:type="dcterms:W3CDTF">2026-07-02T18:27:49Z</dcterms:modified>
  <dc:title>Evaluation Report评估报告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7A6086EBB9AE9AFE253D466A73D713E0_43</vt:lpwstr>
  </property>
</Properties>
</file>